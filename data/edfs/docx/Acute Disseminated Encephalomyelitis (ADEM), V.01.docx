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A4FB2" w14:textId="60E306EB" w:rsidR="003167B4" w:rsidRDefault="7C3170E4" w:rsidP="26C6FA18">
      <w:pPr>
        <w:spacing w:before="240" w:after="240"/>
        <w:rPr>
          <w:rFonts w:ascii="Times New Roman" w:eastAsia="Times New Roman" w:hAnsi="Times New Roman" w:cs="Times New Roman"/>
        </w:rPr>
      </w:pPr>
      <w:r w:rsidRPr="26C6FA18">
        <w:rPr>
          <w:rFonts w:ascii="Times New Roman" w:eastAsia="Times New Roman" w:hAnsi="Times New Roman" w:cs="Times New Roman"/>
          <w:b/>
          <w:bCs/>
        </w:rPr>
        <w:t>preferred_name:</w:t>
      </w:r>
      <w:r w:rsidRPr="26C6FA18">
        <w:rPr>
          <w:rFonts w:ascii="Times New Roman" w:eastAsia="Times New Roman" w:hAnsi="Times New Roman" w:cs="Times New Roman"/>
        </w:rPr>
        <w:t xml:space="preserve"> Acute Disseminated Encephalomyelitis (ADEM)</w:t>
      </w:r>
    </w:p>
    <w:p w14:paraId="1F925D61" w14:textId="425BB5AC" w:rsidR="003167B4" w:rsidRDefault="0E625497" w:rsidP="3C2C1DB4">
      <w:pPr>
        <w:spacing w:before="240" w:after="240"/>
      </w:pPr>
      <w:r w:rsidRPr="26C6FA18">
        <w:rPr>
          <w:rFonts w:ascii="Times New Roman" w:eastAsia="Times New Roman" w:hAnsi="Times New Roman" w:cs="Times New Roman"/>
          <w:b/>
          <w:bCs/>
        </w:rPr>
        <w:t>definition: &gt;</w:t>
      </w:r>
      <w:r w:rsidR="00000000">
        <w:br/>
      </w:r>
      <w:r w:rsidRPr="26C6FA18">
        <w:rPr>
          <w:rFonts w:ascii="Times New Roman" w:eastAsia="Times New Roman" w:hAnsi="Times New Roman" w:cs="Times New Roman"/>
        </w:rPr>
        <w:t xml:space="preserve"> Acute Disseminated Encephalomyelitis (ADEM) is an acute, immune-mediated inflammatory demyelinating disorder of the central nervous system, typically monophasic and often preceded by infection or, rarely, vaccination. It presents with acute onset of encephalopathy and</w:t>
      </w:r>
      <w:r w:rsidR="3DE122E8" w:rsidRPr="26C6FA18">
        <w:rPr>
          <w:rFonts w:ascii="Times New Roman" w:eastAsia="Times New Roman" w:hAnsi="Times New Roman" w:cs="Times New Roman"/>
        </w:rPr>
        <w:t xml:space="preserve"> focal or</w:t>
      </w:r>
      <w:r w:rsidRPr="26C6FA18">
        <w:rPr>
          <w:rFonts w:ascii="Times New Roman" w:eastAsia="Times New Roman" w:hAnsi="Times New Roman" w:cs="Times New Roman"/>
        </w:rPr>
        <w:t xml:space="preserve"> multifocal neurologic signs, accompanied by demyelinating lesions on brain MRI</w:t>
      </w:r>
      <w:ins w:id="0" w:author="Riera Arnau, J. (Judit)" w:date="2026-09-14T22:38:00Z" w16du:dateUtc="2026-09-14T22:38:47Z">
        <w:r w:rsidR="006CC7EA" w:rsidRPr="26C6FA18">
          <w:rPr>
            <w:rFonts w:ascii="Times New Roman" w:eastAsia="Times New Roman" w:hAnsi="Times New Roman" w:cs="Times New Roman"/>
          </w:rPr>
          <w:t xml:space="preserve"> (magnetic resonance imaging)</w:t>
        </w:r>
      </w:ins>
      <w:r w:rsidRPr="26C6FA18">
        <w:rPr>
          <w:rFonts w:ascii="Times New Roman" w:eastAsia="Times New Roman" w:hAnsi="Times New Roman" w:cs="Times New Roman"/>
        </w:rPr>
        <w:t xml:space="preserve">. Diagnosis is clinical and radiological, supported by exclusion of other causes. </w:t>
      </w:r>
    </w:p>
    <w:p w14:paraId="64584932" w14:textId="7DDD6B04" w:rsidR="47FFE382" w:rsidRDefault="47FFE382" w:rsidP="2183A935">
      <w:pPr>
        <w:spacing w:before="240" w:after="240"/>
      </w:pPr>
      <w:r w:rsidRPr="2183A935">
        <w:rPr>
          <w:rFonts w:ascii="Times New Roman" w:eastAsia="Times New Roman" w:hAnsi="Times New Roman" w:cs="Times New Roman"/>
          <w:b/>
          <w:bCs/>
        </w:rPr>
        <w:t>narrow_definition: &gt;</w:t>
      </w:r>
      <w:r>
        <w:br/>
      </w:r>
      <w:r w:rsidRPr="2183A935">
        <w:rPr>
          <w:rFonts w:ascii="Times New Roman" w:eastAsia="Times New Roman" w:hAnsi="Times New Roman" w:cs="Times New Roman"/>
        </w:rPr>
        <w:t xml:space="preserve"> Diagnosis codes that explicitly refer to acute disseminated encephalomyelitis or acute</w:t>
      </w:r>
      <w:r w:rsidR="66546298" w:rsidRPr="2183A935">
        <w:rPr>
          <w:rFonts w:ascii="Times New Roman" w:eastAsia="Times New Roman" w:hAnsi="Times New Roman" w:cs="Times New Roman"/>
        </w:rPr>
        <w:t xml:space="preserve"> disseminated</w:t>
      </w:r>
      <w:r w:rsidRPr="2183A935">
        <w:rPr>
          <w:rFonts w:ascii="Times New Roman" w:eastAsia="Times New Roman" w:hAnsi="Times New Roman" w:cs="Times New Roman"/>
        </w:rPr>
        <w:t xml:space="preserve"> </w:t>
      </w:r>
      <w:r w:rsidR="4E474164" w:rsidRPr="2183A935">
        <w:rPr>
          <w:rFonts w:ascii="Times New Roman" w:eastAsia="Times New Roman" w:hAnsi="Times New Roman" w:cs="Times New Roman"/>
        </w:rPr>
        <w:t>demyelination,</w:t>
      </w:r>
      <w:r w:rsidRPr="2183A935">
        <w:rPr>
          <w:rFonts w:ascii="Times New Roman" w:eastAsia="Times New Roman" w:hAnsi="Times New Roman" w:cs="Times New Roman"/>
        </w:rPr>
        <w:t xml:space="preserve"> </w:t>
      </w:r>
      <w:ins w:id="1" w:author="Riera Arnau, J. (Judit)" w:date="2026-09-15T13:55:00Z" w16du:dateUtc="2026-09-15T13:55:51Z">
        <w:r w:rsidR="54BAB610" w:rsidRPr="2183A935">
          <w:rPr>
            <w:rFonts w:ascii="Times New Roman" w:eastAsia="Times New Roman" w:hAnsi="Times New Roman" w:cs="Times New Roman"/>
          </w:rPr>
          <w:t xml:space="preserve">regardless of its cause, </w:t>
        </w:r>
      </w:ins>
      <w:r w:rsidR="4A31C63B" w:rsidRPr="2183A935">
        <w:rPr>
          <w:rFonts w:ascii="Times New Roman" w:eastAsia="Times New Roman" w:hAnsi="Times New Roman" w:cs="Times New Roman"/>
        </w:rPr>
        <w:t xml:space="preserve">with or </w:t>
      </w:r>
      <w:r w:rsidRPr="2183A935">
        <w:rPr>
          <w:rFonts w:ascii="Times New Roman" w:eastAsia="Times New Roman" w:hAnsi="Times New Roman" w:cs="Times New Roman"/>
        </w:rPr>
        <w:t xml:space="preserve">without reference to post-infectious, post-immunization, or chronic/multiphasic variants. </w:t>
      </w:r>
    </w:p>
    <w:p w14:paraId="11D36658" w14:textId="016CE9E4" w:rsidR="003167B4" w:rsidRDefault="7C3170E4" w:rsidP="3C2C1DB4">
      <w:pPr>
        <w:spacing w:before="240" w:after="240"/>
      </w:pPr>
      <w:r w:rsidRPr="26C6FA18">
        <w:rPr>
          <w:rFonts w:ascii="Times New Roman" w:eastAsia="Times New Roman" w:hAnsi="Times New Roman" w:cs="Times New Roman"/>
          <w:b/>
          <w:bCs/>
        </w:rPr>
        <w:t>exclusion_criteria:</w:t>
      </w:r>
    </w:p>
    <w:p w14:paraId="27459943" w14:textId="5BEEB3A6" w:rsidR="26C6FA18" w:rsidRDefault="26C6FA18">
      <w:pPr>
        <w:pStyle w:val="ListParagraph"/>
        <w:spacing w:after="0"/>
        <w:rPr>
          <w:rFonts w:ascii="Times New Roman" w:eastAsia="Times New Roman" w:hAnsi="Times New Roman" w:cs="Times New Roman"/>
        </w:rPr>
        <w:pPrChange w:id="2" w:author="Riera Arnau, J. (Judit)" w:date="2026-09-16T06:57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</w:p>
    <w:p w14:paraId="1EE58EB7" w14:textId="4858E2FF" w:rsidR="569CE9B9" w:rsidRDefault="569CE9B9" w:rsidP="26C6FA18">
      <w:pPr>
        <w:pStyle w:val="ListParagraph"/>
        <w:numPr>
          <w:ilvl w:val="0"/>
          <w:numId w:val="8"/>
        </w:numPr>
        <w:spacing w:after="0"/>
        <w:rPr>
          <w:ins w:id="3" w:author="Riera Arnau, J. (Judit)" w:date="2026-09-15T14:10:00Z" w16du:dateUtc="2026-09-15T14:10:12Z"/>
          <w:rFonts w:ascii="Times New Roman" w:eastAsia="Times New Roman" w:hAnsi="Times New Roman" w:cs="Times New Roman"/>
        </w:rPr>
      </w:pPr>
      <w:del w:id="4" w:author="Riera Arnau, J. (Judit)" w:date="2026-09-16T07:14:00Z" w16du:dateUtc="2026-09-16T07:14:45Z">
        <w:r w:rsidRPr="26C6FA18" w:rsidDel="7AB16207">
          <w:rPr>
            <w:rFonts w:ascii="Times New Roman" w:eastAsia="Times New Roman" w:hAnsi="Times New Roman" w:cs="Times New Roman"/>
          </w:rPr>
          <w:delText xml:space="preserve">Other CNS demyelinating disorders (e.g., </w:delText>
        </w:r>
      </w:del>
      <w:del w:id="5" w:author="Riera Arnau, J. (Judit)" w:date="2026-09-15T14:04:00Z" w16du:dateUtc="2026-09-15T14:04:57Z">
        <w:r w:rsidRPr="26C6FA18" w:rsidDel="26C6FA18">
          <w:rPr>
            <w:rFonts w:ascii="Times New Roman" w:eastAsia="Times New Roman" w:hAnsi="Times New Roman" w:cs="Times New Roman"/>
          </w:rPr>
          <w:delText xml:space="preserve">multiple sclerosis, </w:delText>
        </w:r>
      </w:del>
      <w:del w:id="6" w:author="Riera Arnau, J. (Judit)" w:date="2026-09-16T07:14:00Z" w16du:dateUtc="2026-09-16T07:14:45Z">
        <w:r w:rsidRPr="26C6FA18" w:rsidDel="7AB16207">
          <w:rPr>
            <w:rFonts w:ascii="Times New Roman" w:eastAsia="Times New Roman" w:hAnsi="Times New Roman" w:cs="Times New Roman"/>
          </w:rPr>
          <w:delText xml:space="preserve">neuromyelitis optica, Marburg disease) </w:delText>
        </w:r>
      </w:del>
      <w:ins w:id="7" w:author="Riera Arnau, J. (Judit)" w:date="2026-09-15T14:04:00Z" w16du:dateUtc="2026-09-15T14:04:52Z">
        <w:r w:rsidRPr="26C6FA18">
          <w:rPr>
            <w:rFonts w:ascii="Times New Roman" w:eastAsia="Times New Roman" w:hAnsi="Times New Roman" w:cs="Times New Roman"/>
          </w:rPr>
          <w:t>CNS demyelinating chronic diseases</w:t>
        </w:r>
      </w:ins>
      <w:ins w:id="8" w:author="Riera Arnau, J. (Judit)" w:date="2026-09-16T07:11:00Z" w16du:dateUtc="2026-09-16T07:11:55Z">
        <w:r w:rsidR="4C762154" w:rsidRPr="26C6FA18">
          <w:rPr>
            <w:rFonts w:ascii="Times New Roman" w:eastAsia="Times New Roman" w:hAnsi="Times New Roman" w:cs="Times New Roman"/>
          </w:rPr>
          <w:t>, its relapses or recurrences</w:t>
        </w:r>
      </w:ins>
      <w:ins w:id="9" w:author="Riera Arnau, J. (Judit)" w:date="2026-09-15T14:04:00Z" w16du:dateUtc="2026-09-15T14:04:52Z">
        <w:r w:rsidRPr="26C6FA18">
          <w:rPr>
            <w:rFonts w:ascii="Times New Roman" w:eastAsia="Times New Roman" w:hAnsi="Times New Roman" w:cs="Times New Roman"/>
          </w:rPr>
          <w:t xml:space="preserve"> (e.g., multiple sclerosis</w:t>
        </w:r>
      </w:ins>
      <w:ins w:id="10" w:author="Riera Arnau, J. (Judit)" w:date="2026-09-15T14:05:00Z" w16du:dateUtc="2026-09-15T14:05:20Z">
        <w:r w:rsidRPr="26C6FA18">
          <w:rPr>
            <w:rFonts w:ascii="Times New Roman" w:eastAsia="Times New Roman" w:hAnsi="Times New Roman" w:cs="Times New Roman"/>
          </w:rPr>
          <w:t>, mitochondrial disorders, SLE</w:t>
        </w:r>
      </w:ins>
      <w:ins w:id="11" w:author="Riera Arnau, J. (Judit)" w:date="2026-09-15T14:04:00Z" w16du:dateUtc="2026-09-15T14:04:52Z">
        <w:r w:rsidRPr="26C6FA18">
          <w:rPr>
            <w:rFonts w:ascii="Times New Roman" w:eastAsia="Times New Roman" w:hAnsi="Times New Roman" w:cs="Times New Roman"/>
          </w:rPr>
          <w:t>)</w:t>
        </w:r>
      </w:ins>
    </w:p>
    <w:p w14:paraId="324AD752" w14:textId="390FFB96" w:rsidR="7119ABBA" w:rsidRDefault="7119ABBA">
      <w:pPr>
        <w:pStyle w:val="ListParagraph"/>
        <w:numPr>
          <w:ilvl w:val="0"/>
          <w:numId w:val="4"/>
        </w:numPr>
        <w:spacing w:after="0"/>
        <w:rPr>
          <w:ins w:id="12" w:author="Riera Arnau, J. (Judit)" w:date="2026-09-16T07:12:00Z" w16du:dateUtc="2026-09-16T07:12:55Z"/>
          <w:rFonts w:ascii="Times New Roman" w:eastAsia="Times New Roman" w:hAnsi="Times New Roman" w:cs="Times New Roman"/>
        </w:rPr>
      </w:pPr>
      <w:ins w:id="13" w:author="Riera Arnau, J. (Judit)" w:date="2026-09-16T07:13:00Z" w16du:dateUtc="2026-09-16T07:13:54Z">
        <w:r w:rsidRPr="26C6FA18">
          <w:rPr>
            <w:rFonts w:ascii="Times New Roman" w:eastAsia="Times New Roman" w:hAnsi="Times New Roman" w:cs="Times New Roman"/>
          </w:rPr>
          <w:t>A</w:t>
        </w:r>
      </w:ins>
      <w:ins w:id="14" w:author="Riera Arnau, J. (Judit)" w:date="2026-09-16T07:12:00Z" w16du:dateUtc="2026-09-16T07:12:55Z">
        <w:r w:rsidRPr="26C6FA18">
          <w:rPr>
            <w:rFonts w:ascii="Times New Roman" w:eastAsia="Times New Roman" w:hAnsi="Times New Roman" w:cs="Times New Roman"/>
          </w:rPr>
          <w:t xml:space="preserve">cute demyelinating </w:t>
        </w:r>
      </w:ins>
      <w:ins w:id="15" w:author="Riera Arnau, J. (Judit)" w:date="2026-09-16T07:14:00Z" w16du:dateUtc="2026-09-16T07:14:21Z">
        <w:r w:rsidRPr="26C6FA18">
          <w:rPr>
            <w:rFonts w:ascii="Times New Roman" w:eastAsia="Times New Roman" w:hAnsi="Times New Roman" w:cs="Times New Roman"/>
          </w:rPr>
          <w:t xml:space="preserve">disorders </w:t>
        </w:r>
      </w:ins>
      <w:ins w:id="16" w:author="Riera Arnau, J. (Judit)" w:date="2026-09-16T07:12:00Z" w16du:dateUtc="2026-09-16T07:12:55Z">
        <w:r w:rsidRPr="26C6FA18">
          <w:rPr>
            <w:rFonts w:ascii="Times New Roman" w:eastAsia="Times New Roman" w:hAnsi="Times New Roman" w:cs="Times New Roman"/>
          </w:rPr>
          <w:t>that are not ADEM (i.e., multiple sclerosis (MS), neuromyelitis optica, clinically isolated syndrome, m</w:t>
        </w:r>
        <w:r>
          <w:t xml:space="preserve">yelin oligodendrocyte glycoprotein antibodies-associated diseases, </w:t>
        </w:r>
        <w:r w:rsidRPr="26C6FA18">
          <w:rPr>
            <w:rFonts w:ascii="Times New Roman" w:eastAsia="Times New Roman" w:hAnsi="Times New Roman" w:cs="Times New Roman"/>
          </w:rPr>
          <w:t xml:space="preserve">acute haemorrhagic leukoencephalitis, transverse myelitis, </w:t>
        </w:r>
      </w:ins>
      <w:ins w:id="17" w:author="Riera Arnau, J. (Judit)" w:date="2026-09-16T07:14:00Z" w16du:dateUtc="2026-09-16T07:14:41Z">
        <w:r w:rsidRPr="26C6FA18">
          <w:rPr>
            <w:rFonts w:ascii="Times New Roman" w:eastAsia="Times New Roman" w:hAnsi="Times New Roman" w:cs="Times New Roman"/>
          </w:rPr>
          <w:t xml:space="preserve">Marburg disease, </w:t>
        </w:r>
      </w:ins>
      <w:ins w:id="18" w:author="Riera Arnau, J. (Judit)" w:date="2026-09-16T07:12:00Z" w16du:dateUtc="2026-09-16T07:12:55Z">
        <w:r w:rsidRPr="26C6FA18">
          <w:rPr>
            <w:rFonts w:ascii="Times New Roman" w:eastAsia="Times New Roman" w:hAnsi="Times New Roman" w:cs="Times New Roman"/>
          </w:rPr>
          <w:t>optic neuritis</w:t>
        </w:r>
      </w:ins>
      <w:ins w:id="19" w:author="Riera Arnau, J. (Judit)" w:date="2026-09-16T07:14:00Z" w16du:dateUtc="2026-09-16T07:14:02Z">
        <w:r w:rsidRPr="26C6FA18">
          <w:rPr>
            <w:rFonts w:ascii="Times New Roman" w:eastAsia="Times New Roman" w:hAnsi="Times New Roman" w:cs="Times New Roman"/>
          </w:rPr>
          <w:t xml:space="preserve"> or neurom</w:t>
        </w:r>
        <w:r w:rsidR="411C8054" w:rsidRPr="26C6FA18">
          <w:rPr>
            <w:rFonts w:ascii="Times New Roman" w:eastAsia="Times New Roman" w:hAnsi="Times New Roman" w:cs="Times New Roman"/>
          </w:rPr>
          <w:t>yelitis optica</w:t>
        </w:r>
        <w:r w:rsidRPr="26C6FA18">
          <w:rPr>
            <w:rFonts w:ascii="Times New Roman" w:eastAsia="Times New Roman" w:hAnsi="Times New Roman" w:cs="Times New Roman"/>
          </w:rPr>
          <w:t>)</w:t>
        </w:r>
      </w:ins>
      <w:ins w:id="20" w:author="Riera Arnau, J. (Judit)" w:date="2026-09-16T07:12:00Z" w16du:dateUtc="2026-09-16T07:12:55Z">
        <w:r w:rsidRPr="26C6FA18">
          <w:rPr>
            <w:rFonts w:ascii="Times New Roman" w:eastAsia="Times New Roman" w:hAnsi="Times New Roman" w:cs="Times New Roman"/>
          </w:rPr>
          <w:t>.</w:t>
        </w:r>
      </w:ins>
    </w:p>
    <w:p w14:paraId="6BC15E93" w14:textId="5434D42E" w:rsidR="7119ABBA" w:rsidRDefault="7119ABBA">
      <w:pPr>
        <w:pStyle w:val="ListParagraph"/>
        <w:numPr>
          <w:ilvl w:val="0"/>
          <w:numId w:val="4"/>
        </w:numPr>
        <w:spacing w:after="0"/>
        <w:rPr>
          <w:ins w:id="21" w:author="Riera Arnau, J. (Judit)" w:date="2026-09-16T08:52:00Z" w16du:dateUtc="2026-09-16T08:52:09Z"/>
          <w:rFonts w:ascii="Times New Roman" w:eastAsia="Times New Roman" w:hAnsi="Times New Roman" w:cs="Times New Roman"/>
        </w:rPr>
      </w:pPr>
      <w:ins w:id="22" w:author="Riera Arnau, J. (Judit)" w:date="2026-09-16T07:12:00Z" w16du:dateUtc="2026-09-16T07:12:59Z">
        <w:r w:rsidRPr="26C6FA18">
          <w:rPr>
            <w:rFonts w:ascii="Times New Roman" w:eastAsia="Times New Roman" w:hAnsi="Times New Roman" w:cs="Times New Roman"/>
          </w:rPr>
          <w:t>Acute demyelinating diseases solely affecting the peripheral nervous system.</w:t>
        </w:r>
      </w:ins>
    </w:p>
    <w:p w14:paraId="5A235BA2" w14:textId="371F2141" w:rsidR="003167B4" w:rsidRPr="00A6152D" w:rsidRDefault="36E0E99D" w:rsidP="00A6152D">
      <w:pPr>
        <w:pStyle w:val="ListParagraph"/>
        <w:numPr>
          <w:ilvl w:val="0"/>
          <w:numId w:val="4"/>
        </w:numPr>
        <w:spacing w:after="0"/>
        <w:rPr>
          <w:del w:id="23" w:author="Riera Arnau, J. (Judit)" w:date="2026-09-15T19:03:00Z" w16du:dateUtc="2026-09-15T19:03:52Z"/>
        </w:rPr>
      </w:pPr>
      <w:ins w:id="24" w:author="Riera Arnau, J. (Judit)" w:date="2026-09-16T08:52:00Z" w16du:dateUtc="2026-09-16T08:52:09Z">
        <w:r w:rsidRPr="26C6FA18">
          <w:t>Acute Necrotizing Encephalopathy</w:t>
        </w:r>
      </w:ins>
      <w:del w:id="25" w:author="Riera Arnau, J. (Judit)" w:date="2026-09-15T19:03:00Z" w16du:dateUtc="2026-09-15T19:03:52Z">
        <w:r w:rsidR="00000000" w:rsidRPr="00A6152D" w:rsidDel="7AB16207">
          <w:rPr>
            <w:rFonts w:ascii="Times New Roman" w:eastAsia="Times New Roman" w:hAnsi="Times New Roman" w:cs="Times New Roman"/>
          </w:rPr>
          <w:delText xml:space="preserve">Acute infectious encephalitis (viral, bacterial, fungal, parasitic) </w:delText>
        </w:r>
      </w:del>
    </w:p>
    <w:p w14:paraId="590D38BF" w14:textId="24982E08" w:rsidR="003167B4" w:rsidRDefault="00000000" w:rsidP="00A6152D">
      <w:pPr>
        <w:pStyle w:val="ListParagraph"/>
        <w:rPr>
          <w:del w:id="26" w:author="Riera Arnau, J. (Judit)" w:date="2026-09-16T07:12:00Z" w16du:dateUtc="2026-09-16T07:12:08Z"/>
          <w:rFonts w:eastAsia="Times New Roman"/>
        </w:rPr>
      </w:pPr>
      <w:del w:id="27" w:author="Riera Arnau, J. (Judit)" w:date="2026-09-16T07:12:00Z" w16du:dateUtc="2026-09-16T07:12:08Z">
        <w:r w:rsidRPr="26C6FA18" w:rsidDel="7C3170E4">
          <w:rPr>
            <w:rFonts w:eastAsia="Times New Roman"/>
          </w:rPr>
          <w:delText xml:space="preserve">CNS malignancies (e.g., lymphoma, gliomatosis cerebri) </w:delText>
        </w:r>
      </w:del>
    </w:p>
    <w:p w14:paraId="0FDEDE21" w14:textId="441D23EF" w:rsidR="003167B4" w:rsidRDefault="00000000" w:rsidP="00A6152D">
      <w:pPr>
        <w:pStyle w:val="ListParagraph"/>
        <w:rPr>
          <w:del w:id="28" w:author="Riera Arnau, J. (Judit)" w:date="2026-09-16T07:12:00Z" w16du:dateUtc="2026-09-16T07:12:14Z"/>
          <w:rFonts w:eastAsia="Times New Roman"/>
        </w:rPr>
      </w:pPr>
      <w:del w:id="29" w:author="Riera Arnau, J. (Judit)" w:date="2026-09-16T07:12:00Z" w16du:dateUtc="2026-09-16T07:12:14Z">
        <w:r w:rsidRPr="26C6FA18" w:rsidDel="45F6AF01">
          <w:rPr>
            <w:rFonts w:eastAsia="Times New Roman"/>
          </w:rPr>
          <w:delText xml:space="preserve">Autoimmune encephalitis (e.g., anti-NMDA receptor encephalitis) </w:delText>
        </w:r>
      </w:del>
    </w:p>
    <w:p w14:paraId="1D285062" w14:textId="79BDD5CE" w:rsidR="003167B4" w:rsidRDefault="00000000" w:rsidP="00A6152D">
      <w:pPr>
        <w:pStyle w:val="ListParagraph"/>
        <w:rPr>
          <w:del w:id="30" w:author="Riera Arnau, J. (Judit)" w:date="2026-09-15T14:05:00Z" w16du:dateUtc="2026-09-15T14:05:24Z"/>
          <w:rFonts w:eastAsia="Times New Roman"/>
        </w:rPr>
      </w:pPr>
      <w:del w:id="31" w:author="Riera Arnau, J. (Judit)" w:date="2026-09-15T14:05:00Z" w16du:dateUtc="2026-09-15T14:05:24Z">
        <w:r w:rsidRPr="2183A935" w:rsidDel="7AB16207">
          <w:rPr>
            <w:rFonts w:eastAsia="Times New Roman"/>
          </w:rPr>
          <w:delText xml:space="preserve">CNS vasculitis (e.g., SLE, primary angiitis) </w:delText>
        </w:r>
      </w:del>
    </w:p>
    <w:p w14:paraId="295B7D3E" w14:textId="58085CE5" w:rsidR="003167B4" w:rsidRDefault="00000000" w:rsidP="00A6152D">
      <w:pPr>
        <w:pStyle w:val="ListParagraph"/>
        <w:rPr>
          <w:del w:id="32" w:author="Riera Arnau, J. (Judit)" w:date="2026-09-15T14:05:00Z" w16du:dateUtc="2026-09-15T14:05:16Z"/>
          <w:rFonts w:eastAsia="Times New Roman"/>
        </w:rPr>
      </w:pPr>
      <w:del w:id="33" w:author="Riera Arnau, J. (Judit)" w:date="2026-09-15T14:05:00Z" w16du:dateUtc="2026-09-15T14:05:09Z">
        <w:r w:rsidRPr="26C6FA18" w:rsidDel="26C6FA18">
          <w:rPr>
            <w:rFonts w:eastAsia="Times New Roman"/>
          </w:rPr>
          <w:delText xml:space="preserve">Metabolic/toxic causes (e.g., mitochondrial disorders, leukodystrophies, vitamin B12 deficiency, CO poisoning) </w:delText>
        </w:r>
      </w:del>
    </w:p>
    <w:p w14:paraId="05EE7CF7" w14:textId="1E35586B" w:rsidR="1F34BE90" w:rsidRPr="00A6152D" w:rsidRDefault="1F34BE90" w:rsidP="00A6152D">
      <w:pPr>
        <w:pStyle w:val="ListParagraph"/>
        <w:rPr>
          <w:ins w:id="34" w:author="Riera Arnau, J. (Judit)" w:date="2026-09-14T22:46:00Z" w16du:dateUtc="2026-09-14T22:46:54Z"/>
          <w:rFonts w:eastAsia="Times New Roman"/>
        </w:rPr>
      </w:pPr>
      <w:del w:id="35" w:author="Riera Arnau, J. (Judit)" w:date="2026-09-15T19:04:00Z" w16du:dateUtc="2026-09-15T19:04:31Z">
        <w:r w:rsidRPr="26C6FA18" w:rsidDel="0AE5FE79">
          <w:rPr>
            <w:rFonts w:eastAsia="Times New Roman"/>
          </w:rPr>
          <w:delText xml:space="preserve">Acute CNS infections (active at the time of symptoms, not </w:delText>
        </w:r>
        <w:r w:rsidRPr="00A6152D" w:rsidDel="0AE5FE79">
          <w:rPr>
            <w:rFonts w:eastAsia="Times New Roman"/>
          </w:rPr>
          <w:delText xml:space="preserve"> preceding) </w:delText>
        </w:r>
      </w:del>
    </w:p>
    <w:p w14:paraId="17774D12" w14:textId="041FAD34" w:rsidR="2183A935" w:rsidRPr="00A6152D" w:rsidRDefault="088BA253" w:rsidP="00A6152D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ins w:id="36" w:author="Riera Arnau, J. (Judit)" w:date="2026-09-14T22:46:00Z" w16du:dateUtc="2026-09-14T22:46:57Z">
        <w:r w:rsidRPr="2183A935">
          <w:rPr>
            <w:rFonts w:ascii="Times New Roman" w:eastAsia="Times New Roman" w:hAnsi="Times New Roman" w:cs="Times New Roman"/>
          </w:rPr>
          <w:t>Transverse myelitis</w:t>
        </w:r>
      </w:ins>
    </w:p>
    <w:p w14:paraId="3927B357" w14:textId="5F4BD501" w:rsidR="0C5F9DFE" w:rsidRDefault="0C5F9DFE" w:rsidP="26C6FA18">
      <w:pPr>
        <w:pStyle w:val="ListParagraph"/>
        <w:numPr>
          <w:ilvl w:val="0"/>
          <w:numId w:val="8"/>
        </w:numPr>
        <w:spacing w:after="0"/>
        <w:rPr>
          <w:del w:id="37" w:author="Riera Arnau, J. (Judit)" w:date="2026-09-16T07:13:00Z" w16du:dateUtc="2026-09-16T07:13:02Z"/>
          <w:rFonts w:ascii="Times New Roman" w:eastAsia="Times New Roman" w:hAnsi="Times New Roman" w:cs="Times New Roman"/>
          <w:highlight w:val="yellow"/>
        </w:rPr>
      </w:pPr>
    </w:p>
    <w:p w14:paraId="7A38D4D6" w14:textId="7C4087A8" w:rsidR="003167B4" w:rsidRDefault="7AB16207" w:rsidP="3C2C1DB4">
      <w:pPr>
        <w:spacing w:before="240" w:after="240"/>
      </w:pPr>
      <w:r w:rsidRPr="26C6FA18">
        <w:rPr>
          <w:rFonts w:ascii="Times New Roman" w:eastAsia="Times New Roman" w:hAnsi="Times New Roman" w:cs="Times New Roman"/>
          <w:b/>
          <w:bCs/>
        </w:rPr>
        <w:t>synonyms:</w:t>
      </w:r>
    </w:p>
    <w:p w14:paraId="3E21C5FC" w14:textId="2E3B59CE" w:rsidR="003167B4" w:rsidRDefault="7C3170E4" w:rsidP="3C2C1DB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3C2C1DB4">
        <w:rPr>
          <w:rFonts w:ascii="Times New Roman" w:eastAsia="Times New Roman" w:hAnsi="Times New Roman" w:cs="Times New Roman"/>
        </w:rPr>
        <w:t xml:space="preserve">ADEM </w:t>
      </w:r>
    </w:p>
    <w:p w14:paraId="10DDEC4C" w14:textId="65E0E5CF" w:rsidR="003167B4" w:rsidRDefault="7C3170E4" w:rsidP="3C2C1DB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3C2C1DB4">
        <w:rPr>
          <w:rFonts w:ascii="Times New Roman" w:eastAsia="Times New Roman" w:hAnsi="Times New Roman" w:cs="Times New Roman"/>
        </w:rPr>
        <w:t xml:space="preserve">Acute demyelinating encephalomyelitis </w:t>
      </w:r>
    </w:p>
    <w:p w14:paraId="141B723E" w14:textId="79CBB139" w:rsidR="003167B4" w:rsidRDefault="65F9DB6F" w:rsidP="3C2C1DB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4D8CABCE">
        <w:rPr>
          <w:rFonts w:ascii="Times New Roman" w:eastAsia="Times New Roman" w:hAnsi="Times New Roman" w:cs="Times New Roman"/>
        </w:rPr>
        <w:t xml:space="preserve">Acute post-infectious encephalomyelitis </w:t>
      </w:r>
    </w:p>
    <w:p w14:paraId="6E7D9636" w14:textId="0F777AB6" w:rsidR="003167B4" w:rsidRDefault="65F9DB6F" w:rsidP="3C2C1DB4">
      <w:pPr>
        <w:spacing w:before="240" w:after="240"/>
      </w:pPr>
      <w:r w:rsidRPr="4D8CABCE">
        <w:rPr>
          <w:rFonts w:ascii="Times New Roman" w:eastAsia="Times New Roman" w:hAnsi="Times New Roman" w:cs="Times New Roman"/>
          <w:b/>
          <w:bCs/>
        </w:rPr>
        <w:t>anatomical_location:</w:t>
      </w:r>
      <w:r w:rsidRPr="4D8CABCE">
        <w:rPr>
          <w:rFonts w:ascii="Times New Roman" w:eastAsia="Times New Roman" w:hAnsi="Times New Roman" w:cs="Times New Roman"/>
        </w:rPr>
        <w:t xml:space="preserve"> Central Nervous System (Brain </w:t>
      </w:r>
      <w:r w:rsidR="0AE99354" w:rsidRPr="4D8CABCE">
        <w:rPr>
          <w:rFonts w:ascii="Times New Roman" w:eastAsia="Times New Roman" w:hAnsi="Times New Roman" w:cs="Times New Roman"/>
        </w:rPr>
        <w:t>and/or</w:t>
      </w:r>
      <w:r w:rsidRPr="4D8CABCE">
        <w:rPr>
          <w:rFonts w:ascii="Times New Roman" w:eastAsia="Times New Roman" w:hAnsi="Times New Roman" w:cs="Times New Roman"/>
        </w:rPr>
        <w:t xml:space="preserve"> spinal cord)</w:t>
      </w:r>
    </w:p>
    <w:p w14:paraId="384B5918" w14:textId="112C0E60" w:rsidR="003167B4" w:rsidRDefault="7AB16207" w:rsidP="3C2C1DB4">
      <w:pPr>
        <w:spacing w:before="240" w:after="240"/>
      </w:pPr>
      <w:r w:rsidRPr="26C6FA18">
        <w:rPr>
          <w:rFonts w:ascii="Times New Roman" w:eastAsia="Times New Roman" w:hAnsi="Times New Roman" w:cs="Times New Roman"/>
          <w:b/>
          <w:bCs/>
        </w:rPr>
        <w:t>Morphology:</w:t>
      </w:r>
      <w:r w:rsidRPr="26C6FA18">
        <w:rPr>
          <w:rFonts w:ascii="Times New Roman" w:eastAsia="Times New Roman" w:hAnsi="Times New Roman" w:cs="Times New Roman"/>
        </w:rPr>
        <w:t xml:space="preserve"> Demyelination</w:t>
      </w:r>
      <w:ins w:id="38" w:author="Riera Arnau, J. (Judit)" w:date="2026-09-15T14:08:00Z" w16du:dateUtc="2026-09-15T14:08:29Z">
        <w:r w:rsidR="4767B190" w:rsidRPr="26C6FA18">
          <w:rPr>
            <w:rFonts w:ascii="Times New Roman" w:eastAsia="Times New Roman" w:hAnsi="Times New Roman" w:cs="Times New Roman"/>
          </w:rPr>
          <w:t>, scattered, focal or multifocal (disseminated) areas of inflammation and demyelination within cerebral subcortical and deep cortical white matter; while gray matter involvement may be seen as well (particularly in the thalamus), this is generally a minor component compared with white matter disease (</w:t>
        </w:r>
      </w:ins>
      <w:ins w:id="39" w:author="Riera Arnau, J. (Judit)" w:date="2026-09-15T19:06:00Z" w16du:dateUtc="2026-09-15T19:06:51Z">
        <w:r w:rsidR="6B2E5323" w:rsidRPr="26C6FA18">
          <w:rPr>
            <w:rFonts w:ascii="Times New Roman" w:eastAsia="Times New Roman" w:hAnsi="Times New Roman" w:cs="Times New Roman"/>
          </w:rPr>
          <w:t xml:space="preserve">seen with </w:t>
        </w:r>
      </w:ins>
      <w:ins w:id="40" w:author="Riera Arnau, J. (Judit)" w:date="2026-09-15T14:08:00Z" w16du:dateUtc="2026-09-15T14:08:29Z">
        <w:r w:rsidR="4767B190" w:rsidRPr="26C6FA18">
          <w:rPr>
            <w:rFonts w:ascii="Times New Roman" w:eastAsia="Times New Roman" w:hAnsi="Times New Roman" w:cs="Times New Roman"/>
          </w:rPr>
          <w:t>MRI)</w:t>
        </w:r>
      </w:ins>
    </w:p>
    <w:p w14:paraId="674C07D2" w14:textId="17A02BEC" w:rsidR="003167B4" w:rsidRDefault="7C3170E4" w:rsidP="3C2C1DB4">
      <w:pPr>
        <w:spacing w:before="240" w:after="240"/>
      </w:pPr>
      <w:r w:rsidRPr="3C2C1DB4">
        <w:rPr>
          <w:rFonts w:ascii="Times New Roman" w:eastAsia="Times New Roman" w:hAnsi="Times New Roman" w:cs="Times New Roman"/>
          <w:b/>
          <w:bCs/>
        </w:rPr>
        <w:t>temporal_characteristics:</w:t>
      </w:r>
      <w:r w:rsidRPr="3C2C1DB4">
        <w:rPr>
          <w:rFonts w:ascii="Times New Roman" w:eastAsia="Times New Roman" w:hAnsi="Times New Roman" w:cs="Times New Roman"/>
        </w:rPr>
        <w:t xml:space="preserve"> Identify incident cases only; exclude codes reflecting chronicity, relapse, or history of prior ADEM</w:t>
      </w:r>
    </w:p>
    <w:p w14:paraId="4854AAC8" w14:textId="09ED52D5" w:rsidR="003167B4" w:rsidRDefault="7C3170E4" w:rsidP="3C2C1DB4">
      <w:pPr>
        <w:spacing w:before="240" w:after="240"/>
      </w:pPr>
      <w:r w:rsidRPr="3C2C1DB4">
        <w:rPr>
          <w:rFonts w:ascii="Times New Roman" w:eastAsia="Times New Roman" w:hAnsi="Times New Roman" w:cs="Times New Roman"/>
          <w:b/>
          <w:bCs/>
        </w:rPr>
        <w:t>etiology:</w:t>
      </w:r>
      <w:r w:rsidRPr="3C2C1DB4">
        <w:rPr>
          <w:rFonts w:ascii="Times New Roman" w:eastAsia="Times New Roman" w:hAnsi="Times New Roman" w:cs="Times New Roman"/>
        </w:rPr>
        <w:t xml:space="preserve"> Autoimmune; post-infectious or post-vaccinal immune response, often idiopathic</w:t>
      </w:r>
    </w:p>
    <w:p w14:paraId="20D6A31B" w14:textId="7D2F5C5C" w:rsidR="003167B4" w:rsidRDefault="7C3170E4" w:rsidP="3C2C1DB4">
      <w:pPr>
        <w:spacing w:before="240" w:after="240"/>
      </w:pPr>
      <w:r w:rsidRPr="3C2C1DB4">
        <w:rPr>
          <w:rFonts w:ascii="Times New Roman" w:eastAsia="Times New Roman" w:hAnsi="Times New Roman" w:cs="Times New Roman"/>
          <w:b/>
          <w:bCs/>
        </w:rPr>
        <w:lastRenderedPageBreak/>
        <w:t>Candidate anchor codes:</w:t>
      </w:r>
    </w:p>
    <w:p w14:paraId="03B0583B" w14:textId="204DD2F0" w:rsidR="003167B4" w:rsidRDefault="7C3170E4" w:rsidP="3C2C1DB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3C2C1DB4">
        <w:rPr>
          <w:rFonts w:ascii="Times New Roman" w:eastAsia="Times New Roman" w:hAnsi="Times New Roman" w:cs="Times New Roman"/>
        </w:rPr>
        <w:t xml:space="preserve">ICD-10-CM: </w:t>
      </w:r>
    </w:p>
    <w:p w14:paraId="0C938240" w14:textId="7D28D1C6" w:rsidR="003167B4" w:rsidRDefault="7C3170E4" w:rsidP="3C2C1DB4">
      <w:pPr>
        <w:pStyle w:val="ListParagraph"/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3C2C1DB4">
        <w:rPr>
          <w:rFonts w:ascii="Times New Roman" w:eastAsia="Times New Roman" w:hAnsi="Times New Roman" w:cs="Times New Roman"/>
        </w:rPr>
        <w:t xml:space="preserve">G04.00 (Acute disseminated encephalomyelitis, unspecified) </w:t>
      </w:r>
    </w:p>
    <w:p w14:paraId="53C49642" w14:textId="4164F7CE" w:rsidR="003167B4" w:rsidRDefault="7C3170E4" w:rsidP="3C2C1DB4">
      <w:pPr>
        <w:pStyle w:val="ListParagraph"/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3C2C1DB4">
        <w:rPr>
          <w:rFonts w:ascii="Times New Roman" w:eastAsia="Times New Roman" w:hAnsi="Times New Roman" w:cs="Times New Roman"/>
        </w:rPr>
        <w:t xml:space="preserve">G04.01 (Postinfectious acute disseminated encephalomyelitis) </w:t>
      </w:r>
    </w:p>
    <w:p w14:paraId="54090739" w14:textId="01A6FB3B" w:rsidR="003167B4" w:rsidRDefault="7C3170E4" w:rsidP="3C2C1DB4">
      <w:pPr>
        <w:pStyle w:val="ListParagraph"/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3C2C1DB4">
        <w:rPr>
          <w:rFonts w:ascii="Times New Roman" w:eastAsia="Times New Roman" w:hAnsi="Times New Roman" w:cs="Times New Roman"/>
        </w:rPr>
        <w:t xml:space="preserve">G04.02 (Postimmunization acute disseminated encephalomyelitis) </w:t>
      </w:r>
    </w:p>
    <w:p w14:paraId="636D1E35" w14:textId="5EC871C2" w:rsidR="003167B4" w:rsidRPr="00A6152D" w:rsidRDefault="65F9DB6F" w:rsidP="00A6152D">
      <w:pPr>
        <w:pStyle w:val="ListParagraph"/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C6FA18">
        <w:rPr>
          <w:rFonts w:ascii="Times New Roman" w:eastAsia="Times New Roman" w:hAnsi="Times New Roman" w:cs="Times New Roman"/>
        </w:rPr>
        <w:t xml:space="preserve">G04.81 (Other encephalitis and encephalomyelitis) </w:t>
      </w:r>
      <w:r w:rsidR="39C263B0" w:rsidRPr="26C6FA18">
        <w:rPr>
          <w:rFonts w:ascii="Times New Roman" w:eastAsia="Times New Roman" w:hAnsi="Times New Roman" w:cs="Times New Roman"/>
        </w:rPr>
        <w:t xml:space="preserve">= </w:t>
      </w:r>
      <w:r w:rsidR="39C263B0" w:rsidRPr="26C6FA18">
        <w:rPr>
          <w:rFonts w:ascii="Times New Roman" w:eastAsia="Times New Roman" w:hAnsi="Times New Roman" w:cs="Times New Roman"/>
          <w:color w:val="000000" w:themeColor="text1"/>
        </w:rPr>
        <w:t>Noninfectious acute disseminated encephalomyelitis (noninfectious ADEM)</w:t>
      </w:r>
    </w:p>
    <w:p w14:paraId="11D7CC1D" w14:textId="00E9EF1F" w:rsidR="003167B4" w:rsidRDefault="47FFE382" w:rsidP="2183A93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2183A935">
        <w:rPr>
          <w:rFonts w:ascii="Times New Roman" w:eastAsia="Times New Roman" w:hAnsi="Times New Roman" w:cs="Times New Roman"/>
          <w:b/>
          <w:bCs/>
        </w:rPr>
        <w:t>narrow_decision_rules:</w:t>
      </w:r>
    </w:p>
    <w:p w14:paraId="2C78CA8A" w14:textId="0744707A" w:rsidR="003167B4" w:rsidRDefault="47FFE382" w:rsidP="3C2C1DB4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2183A935">
        <w:rPr>
          <w:rFonts w:ascii="Times New Roman" w:eastAsia="Times New Roman" w:hAnsi="Times New Roman" w:cs="Times New Roman"/>
        </w:rPr>
        <w:t>Explicit ADEM diagnosis</w:t>
      </w:r>
      <w:r w:rsidR="341A8CFE" w:rsidRPr="2183A935">
        <w:rPr>
          <w:rFonts w:ascii="Times New Roman" w:eastAsia="Times New Roman" w:hAnsi="Times New Roman" w:cs="Times New Roman"/>
        </w:rPr>
        <w:t xml:space="preserve"> and it’s synonyms</w:t>
      </w:r>
      <w:r w:rsidRPr="2183A935">
        <w:rPr>
          <w:rFonts w:ascii="Times New Roman" w:eastAsia="Times New Roman" w:hAnsi="Times New Roman" w:cs="Times New Roman"/>
        </w:rPr>
        <w:t xml:space="preserve"> in absence of chronic or relapsing disease codes </w:t>
      </w:r>
    </w:p>
    <w:p w14:paraId="7663A8B5" w14:textId="396A71D3" w:rsidR="003167B4" w:rsidRDefault="7AB16207" w:rsidP="2183A93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26C6FA18">
        <w:rPr>
          <w:rFonts w:ascii="Times New Roman" w:eastAsia="Times New Roman" w:hAnsi="Times New Roman" w:cs="Times New Roman"/>
          <w:b/>
          <w:bCs/>
        </w:rPr>
        <w:t>exclude_decision_rules:</w:t>
      </w:r>
    </w:p>
    <w:p w14:paraId="764A51CA" w14:textId="4FBD2B0D" w:rsidR="003167B4" w:rsidRDefault="09D2488E" w:rsidP="3C2C1DB4">
      <w:pPr>
        <w:pStyle w:val="ListParagraph"/>
        <w:numPr>
          <w:ilvl w:val="0"/>
          <w:numId w:val="4"/>
        </w:numPr>
        <w:spacing w:after="0"/>
        <w:rPr>
          <w:ins w:id="41" w:author="Riera Arnau, J. (Judit)" w:date="2026-09-16T06:58:00Z" w16du:dateUtc="2026-09-16T06:58:11Z"/>
          <w:rFonts w:ascii="Times New Roman" w:eastAsia="Times New Roman" w:hAnsi="Times New Roman" w:cs="Times New Roman"/>
        </w:rPr>
      </w:pPr>
      <w:ins w:id="42" w:author="Riera Arnau, J. (Judit)" w:date="2026-09-16T06:57:00Z" w16du:dateUtc="2026-09-16T06:57:59Z">
        <w:r w:rsidRPr="26C6FA18">
          <w:rPr>
            <w:rFonts w:ascii="Times New Roman" w:eastAsia="Times New Roman" w:hAnsi="Times New Roman" w:cs="Times New Roman"/>
          </w:rPr>
          <w:t xml:space="preserve">DO NOT INCLUDE chronic demyelinating </w:t>
        </w:r>
      </w:ins>
      <w:ins w:id="43" w:author="Riera Arnau, J. (Judit)" w:date="2026-09-16T06:58:00Z" w16du:dateUtc="2026-09-16T06:58:10Z">
        <w:r w:rsidRPr="26C6FA18">
          <w:rPr>
            <w:rFonts w:ascii="Times New Roman" w:eastAsia="Times New Roman" w:hAnsi="Times New Roman" w:cs="Times New Roman"/>
          </w:rPr>
          <w:t>diseases, its relapses or recurrences</w:t>
        </w:r>
      </w:ins>
    </w:p>
    <w:p w14:paraId="39BDC157" w14:textId="2FCA73D3" w:rsidR="003167B4" w:rsidRDefault="09D2488E" w:rsidP="3C2C1DB4">
      <w:pPr>
        <w:pStyle w:val="ListParagraph"/>
        <w:numPr>
          <w:ilvl w:val="0"/>
          <w:numId w:val="4"/>
        </w:numPr>
        <w:spacing w:after="0"/>
        <w:rPr>
          <w:ins w:id="44" w:author="Riera Arnau, J. (Judit)" w:date="2026-09-16T07:10:00Z" w16du:dateUtc="2026-09-16T07:10:46Z"/>
          <w:rFonts w:ascii="Times New Roman" w:eastAsia="Times New Roman" w:hAnsi="Times New Roman" w:cs="Times New Roman"/>
        </w:rPr>
      </w:pPr>
      <w:ins w:id="45" w:author="Riera Arnau, J. (Judit)" w:date="2026-09-16T06:58:00Z" w16du:dateUtc="2026-09-16T06:58:17Z">
        <w:r w:rsidRPr="26C6FA18">
          <w:rPr>
            <w:rFonts w:ascii="Times New Roman" w:eastAsia="Times New Roman" w:hAnsi="Times New Roman" w:cs="Times New Roman"/>
          </w:rPr>
          <w:t>DO NOT INCLUDE</w:t>
        </w:r>
      </w:ins>
      <w:ins w:id="46" w:author="Riera Arnau, J. (Judit)" w:date="2026-09-16T07:05:00Z" w16du:dateUtc="2026-09-16T07:05:44Z">
        <w:r w:rsidR="625FC04D" w:rsidRPr="26C6FA18">
          <w:rPr>
            <w:rFonts w:ascii="Times New Roman" w:eastAsia="Times New Roman" w:hAnsi="Times New Roman" w:cs="Times New Roman"/>
          </w:rPr>
          <w:t xml:space="preserve"> acute demyelinating syndromes that are not ADEM (i.e., </w:t>
        </w:r>
      </w:ins>
      <w:del w:id="47" w:author="Riera Arnau, J. (Judit)" w:date="2026-09-16T07:05:00Z" w16du:dateUtc="2026-09-16T07:05:46Z">
        <w:r w:rsidR="00000000" w:rsidRPr="26C6FA18" w:rsidDel="7AB16207">
          <w:rPr>
            <w:rFonts w:ascii="Times New Roman" w:eastAsia="Times New Roman" w:hAnsi="Times New Roman" w:cs="Times New Roman"/>
          </w:rPr>
          <w:delText>C</w:delText>
        </w:r>
      </w:del>
      <w:del w:id="48" w:author="Riera Arnau, J. (Judit)" w:date="2026-09-16T06:58:00Z" w16du:dateUtc="2026-09-16T06:58:27Z">
        <w:r w:rsidR="00000000" w:rsidRPr="26C6FA18" w:rsidDel="7AB16207">
          <w:rPr>
            <w:rFonts w:ascii="Times New Roman" w:eastAsia="Times New Roman" w:hAnsi="Times New Roman" w:cs="Times New Roman"/>
          </w:rPr>
          <w:delText>o-occurrence with</w:delText>
        </w:r>
      </w:del>
      <w:del w:id="49" w:author="Riera Arnau, J. (Judit)" w:date="2026-09-16T07:05:00Z" w16du:dateUtc="2026-09-16T07:05:49Z">
        <w:r w:rsidR="00000000" w:rsidRPr="26C6FA18" w:rsidDel="7AB16207">
          <w:rPr>
            <w:rFonts w:ascii="Times New Roman" w:eastAsia="Times New Roman" w:hAnsi="Times New Roman" w:cs="Times New Roman"/>
          </w:rPr>
          <w:delText xml:space="preserve"> </w:delText>
        </w:r>
      </w:del>
      <w:ins w:id="50" w:author="Riera Arnau, J. (Judit)" w:date="2026-09-16T06:58:00Z" w16du:dateUtc="2026-09-16T06:58:33Z">
        <w:r w:rsidR="2E1828BC" w:rsidRPr="26C6FA18">
          <w:rPr>
            <w:rFonts w:ascii="Times New Roman" w:eastAsia="Times New Roman" w:hAnsi="Times New Roman" w:cs="Times New Roman"/>
          </w:rPr>
          <w:t>multiple sclerosis (</w:t>
        </w:r>
      </w:ins>
      <w:r w:rsidR="7AB16207" w:rsidRPr="26C6FA18">
        <w:rPr>
          <w:rFonts w:ascii="Times New Roman" w:eastAsia="Times New Roman" w:hAnsi="Times New Roman" w:cs="Times New Roman"/>
        </w:rPr>
        <w:t>MS</w:t>
      </w:r>
      <w:ins w:id="51" w:author="Riera Arnau, J. (Judit)" w:date="2026-09-16T06:58:00Z" w16du:dateUtc="2026-09-16T06:58:39Z">
        <w:r w:rsidR="754C56BB" w:rsidRPr="26C6FA18">
          <w:rPr>
            <w:rFonts w:ascii="Times New Roman" w:eastAsia="Times New Roman" w:hAnsi="Times New Roman" w:cs="Times New Roman"/>
          </w:rPr>
          <w:t>),</w:t>
        </w:r>
      </w:ins>
      <w:del w:id="52" w:author="Riera Arnau, J. (Judit)" w:date="2026-09-16T06:58:00Z" w16du:dateUtc="2026-09-16T06:58:40Z">
        <w:r w:rsidR="00000000" w:rsidRPr="26C6FA18" w:rsidDel="7AB16207">
          <w:rPr>
            <w:rFonts w:ascii="Times New Roman" w:eastAsia="Times New Roman" w:hAnsi="Times New Roman" w:cs="Times New Roman"/>
          </w:rPr>
          <w:delText xml:space="preserve"> or</w:delText>
        </w:r>
      </w:del>
      <w:r w:rsidR="7AB16207" w:rsidRPr="26C6FA18">
        <w:rPr>
          <w:rFonts w:ascii="Times New Roman" w:eastAsia="Times New Roman" w:hAnsi="Times New Roman" w:cs="Times New Roman"/>
        </w:rPr>
        <w:t xml:space="preserve"> neuromyelitis optica </w:t>
      </w:r>
      <w:del w:id="53" w:author="Riera Arnau, J. (Judit)" w:date="2026-09-16T07:05:00Z" w16du:dateUtc="2026-09-16T07:05:51Z">
        <w:r w:rsidR="00000000" w:rsidRPr="26C6FA18" w:rsidDel="7AB16207">
          <w:rPr>
            <w:rFonts w:ascii="Times New Roman" w:eastAsia="Times New Roman" w:hAnsi="Times New Roman" w:cs="Times New Roman"/>
          </w:rPr>
          <w:delText>codes</w:delText>
        </w:r>
      </w:del>
      <w:ins w:id="54" w:author="Riera Arnau, J. (Judit)" w:date="2026-09-15T14:10:00Z" w16du:dateUtc="2026-09-15T14:10:07Z">
        <w:r w:rsidR="28C743B8" w:rsidRPr="26C6FA18">
          <w:rPr>
            <w:rFonts w:ascii="Times New Roman" w:eastAsia="Times New Roman" w:hAnsi="Times New Roman" w:cs="Times New Roman"/>
          </w:rPr>
          <w:t>,</w:t>
        </w:r>
      </w:ins>
      <w:r w:rsidR="7AB16207" w:rsidRPr="26C6FA18">
        <w:rPr>
          <w:rFonts w:ascii="Times New Roman" w:eastAsia="Times New Roman" w:hAnsi="Times New Roman" w:cs="Times New Roman"/>
        </w:rPr>
        <w:t xml:space="preserve"> </w:t>
      </w:r>
      <w:ins w:id="55" w:author="Riera Arnau, J. (Judit)" w:date="2026-09-16T07:06:00Z" w16du:dateUtc="2026-09-16T07:06:26Z">
        <w:r w:rsidR="6D748631" w:rsidRPr="26C6FA18">
          <w:rPr>
            <w:rFonts w:ascii="Times New Roman" w:eastAsia="Times New Roman" w:hAnsi="Times New Roman" w:cs="Times New Roman"/>
          </w:rPr>
          <w:t>clinically isolated syndrome, m</w:t>
        </w:r>
        <w:r w:rsidR="6D748631">
          <w:t xml:space="preserve">yelin oligodendrocyte glycoprotein antibodies-associated diseases, </w:t>
        </w:r>
      </w:ins>
      <w:ins w:id="56" w:author="Riera Arnau, J. (Judit)" w:date="2026-09-15T14:10:00Z" w16du:dateUtc="2026-09-15T14:10:06Z">
        <w:r w:rsidR="61DA740C" w:rsidRPr="26C6FA18">
          <w:rPr>
            <w:rFonts w:ascii="Times New Roman" w:eastAsia="Times New Roman" w:hAnsi="Times New Roman" w:cs="Times New Roman"/>
          </w:rPr>
          <w:t xml:space="preserve">acute </w:t>
        </w:r>
      </w:ins>
      <w:ins w:id="57" w:author="Riera Arnau, J. (Judit)" w:date="2026-09-16T07:12:00Z" w16du:dateUtc="2026-09-16T07:12:38Z">
        <w:r w:rsidR="575F91F8" w:rsidRPr="26C6FA18">
          <w:rPr>
            <w:rFonts w:ascii="Times New Roman" w:eastAsia="Times New Roman" w:hAnsi="Times New Roman" w:cs="Times New Roman"/>
          </w:rPr>
          <w:t>haemorrhagic</w:t>
        </w:r>
      </w:ins>
      <w:ins w:id="58" w:author="Riera Arnau, J. (Judit)" w:date="2026-09-15T14:10:00Z" w16du:dateUtc="2026-09-15T14:10:06Z">
        <w:r w:rsidR="61DA740C" w:rsidRPr="26C6FA18">
          <w:rPr>
            <w:rFonts w:ascii="Times New Roman" w:eastAsia="Times New Roman" w:hAnsi="Times New Roman" w:cs="Times New Roman"/>
          </w:rPr>
          <w:t xml:space="preserve"> leukoencephalitis, transverse myelitis, and optic neuritis</w:t>
        </w:r>
      </w:ins>
      <w:ins w:id="59" w:author="Riera Arnau, J. (Judit)" w:date="2026-09-16T08:51:00Z" w16du:dateUtc="2026-09-16T08:51:47Z">
        <w:r w:rsidR="76AFFD44" w:rsidRPr="26C6FA18">
          <w:rPr>
            <w:rFonts w:ascii="Times New Roman" w:eastAsia="Times New Roman" w:hAnsi="Times New Roman" w:cs="Times New Roman"/>
          </w:rPr>
          <w:t>.</w:t>
        </w:r>
      </w:ins>
    </w:p>
    <w:p w14:paraId="050AD0D5" w14:textId="01E9E32F" w:rsidR="5110B995" w:rsidRDefault="5110B995" w:rsidP="26C6FA18">
      <w:pPr>
        <w:pStyle w:val="ListParagraph"/>
        <w:numPr>
          <w:ilvl w:val="0"/>
          <w:numId w:val="4"/>
        </w:numPr>
        <w:spacing w:after="0"/>
        <w:rPr>
          <w:ins w:id="60" w:author="Riera Arnau, J. (Judit)" w:date="2026-09-16T08:51:00Z" w16du:dateUtc="2026-09-16T08:51:49Z"/>
          <w:rFonts w:ascii="Times New Roman" w:eastAsia="Times New Roman" w:hAnsi="Times New Roman" w:cs="Times New Roman"/>
        </w:rPr>
      </w:pPr>
      <w:ins w:id="61" w:author="Riera Arnau, J. (Judit)" w:date="2026-09-16T07:10:00Z" w16du:dateUtc="2026-09-16T07:10:59Z">
        <w:r w:rsidRPr="26C6FA18">
          <w:rPr>
            <w:rFonts w:ascii="Times New Roman" w:eastAsia="Times New Roman" w:hAnsi="Times New Roman" w:cs="Times New Roman"/>
          </w:rPr>
          <w:t>DO NOT INCLUDE acute demyelinating diseases sole</w:t>
        </w:r>
      </w:ins>
      <w:ins w:id="62" w:author="Riera Arnau, J. (Judit)" w:date="2026-09-16T07:11:00Z" w16du:dateUtc="2026-09-16T07:11:07Z">
        <w:r w:rsidRPr="26C6FA18">
          <w:rPr>
            <w:rFonts w:ascii="Times New Roman" w:eastAsia="Times New Roman" w:hAnsi="Times New Roman" w:cs="Times New Roman"/>
          </w:rPr>
          <w:t>ly affecting the peripheral nervous system.</w:t>
        </w:r>
      </w:ins>
    </w:p>
    <w:p w14:paraId="517764C9" w14:textId="3304AAE1" w:rsidR="6DF8AB85" w:rsidRDefault="6DF8AB85" w:rsidP="26C6FA18">
      <w:pPr>
        <w:pStyle w:val="ListParagraph"/>
        <w:numPr>
          <w:ilvl w:val="0"/>
          <w:numId w:val="4"/>
        </w:numPr>
        <w:spacing w:after="0"/>
        <w:rPr>
          <w:ins w:id="63" w:author="Riera Arnau, J. (Judit)" w:date="2026-09-16T07:11:00Z" w16du:dateUtc="2026-09-16T07:11:09Z"/>
        </w:rPr>
      </w:pPr>
      <w:ins w:id="64" w:author="Riera Arnau, J. (Judit)" w:date="2026-09-16T08:51:00Z" w16du:dateUtc="2026-09-16T08:51:51Z">
        <w:r w:rsidRPr="26C6FA18">
          <w:rPr>
            <w:rFonts w:ascii="Times New Roman" w:eastAsia="Times New Roman" w:hAnsi="Times New Roman" w:cs="Times New Roman"/>
          </w:rPr>
          <w:t xml:space="preserve">DO NOT INCLUDE </w:t>
        </w:r>
      </w:ins>
      <w:ins w:id="65" w:author="Riera Arnau, J. (Judit)" w:date="2026-09-16T08:52:00Z" w16du:dateUtc="2026-09-16T08:52:01Z">
        <w:r w:rsidRPr="26C6FA18">
          <w:rPr>
            <w:rFonts w:ascii="Times New Roman" w:eastAsia="Times New Roman" w:hAnsi="Times New Roman" w:cs="Times New Roman"/>
          </w:rPr>
          <w:t>A</w:t>
        </w:r>
      </w:ins>
      <w:ins w:id="66" w:author="Riera Arnau, J. (Judit)" w:date="2026-09-16T08:51:00Z" w16du:dateUtc="2026-09-16T08:51:51Z">
        <w:r w:rsidRPr="26C6FA18">
          <w:t>cute Necrotizing Encephalopathy</w:t>
        </w:r>
      </w:ins>
    </w:p>
    <w:p w14:paraId="305C56CD" w14:textId="2AB235BB" w:rsidR="5C4E21A7" w:rsidRDefault="5C4E21A7">
      <w:pPr>
        <w:numPr>
          <w:ilvl w:val="0"/>
          <w:numId w:val="4"/>
        </w:numPr>
        <w:spacing w:after="0"/>
        <w:ind w:left="0" w:firstLine="0"/>
        <w:rPr>
          <w:del w:id="67" w:author="Riera Arnau, J. (Judit)" w:date="2026-09-16T07:24:00Z" w16du:dateUtc="2026-09-16T07:24:04Z"/>
          <w:rFonts w:ascii="Times New Roman" w:eastAsia="Times New Roman" w:hAnsi="Times New Roman" w:cs="Times New Roman"/>
          <w:highlight w:val="yellow"/>
          <w:rPrChange w:id="68" w:author="Riera Arnau, J. (Judit)" w:date="2026-09-16T07:04:00Z">
            <w:rPr>
              <w:del w:id="69" w:author="Riera Arnau, J. (Judit)" w:date="2026-09-16T07:24:00Z" w16du:dateUtc="2026-09-16T07:24:04Z"/>
              <w:rFonts w:ascii="Times New Roman" w:eastAsia="Times New Roman" w:hAnsi="Times New Roman" w:cs="Times New Roman"/>
            </w:rPr>
          </w:rPrChange>
        </w:rPr>
        <w:pPrChange w:id="70" w:author="Riera Arnau, J. (Judit)" w:date="2026-09-16T08:52:00Z">
          <w:pPr>
            <w:pStyle w:val="ListParagraph"/>
            <w:numPr>
              <w:numId w:val="4"/>
            </w:numPr>
            <w:spacing w:after="0"/>
            <w:ind w:left="0"/>
          </w:pPr>
        </w:pPrChange>
      </w:pPr>
    </w:p>
    <w:p w14:paraId="1A39DB4D" w14:textId="2C0DF4D1" w:rsidR="003167B4" w:rsidRDefault="00000000" w:rsidP="3C2C1DB4">
      <w:pPr>
        <w:pStyle w:val="ListParagraph"/>
        <w:numPr>
          <w:ilvl w:val="0"/>
          <w:numId w:val="4"/>
        </w:numPr>
        <w:spacing w:after="0"/>
        <w:rPr>
          <w:del w:id="71" w:author="Riera Arnau, J. (Judit)" w:date="2026-09-15T13:57:00Z" w16du:dateUtc="2026-09-15T13:57:32Z"/>
          <w:rFonts w:ascii="Times New Roman" w:eastAsia="Times New Roman" w:hAnsi="Times New Roman" w:cs="Times New Roman"/>
        </w:rPr>
      </w:pPr>
      <w:del w:id="72" w:author="Riera Arnau, J. (Judit)" w:date="2026-09-16T06:58:00Z" w16du:dateUtc="2026-09-16T06:58:56Z">
        <w:r w:rsidRPr="26C6FA18" w:rsidDel="7AB16207">
          <w:rPr>
            <w:rFonts w:ascii="Times New Roman" w:eastAsia="Times New Roman" w:hAnsi="Times New Roman" w:cs="Times New Roman"/>
          </w:rPr>
          <w:delText>Any code indicating chronic demyelinating disease, relapse, or recurrence</w:delText>
        </w:r>
      </w:del>
      <w:del w:id="73" w:author="Riera Arnau, J. (Judit)" w:date="2026-09-15T13:57:00Z" w16du:dateUtc="2026-09-15T13:57:32Z">
        <w:r w:rsidRPr="26C6FA18" w:rsidDel="26C6FA18">
          <w:rPr>
            <w:rFonts w:ascii="Times New Roman" w:eastAsia="Times New Roman" w:hAnsi="Times New Roman" w:cs="Times New Roman"/>
          </w:rPr>
          <w:delText xml:space="preserve"> </w:delText>
        </w:r>
      </w:del>
      <w:del w:id="74" w:author="Riera Arnau, J. (Judit)" w:date="2026-09-16T06:58:00Z" w16du:dateUtc="2026-09-16T06:58:56Z">
        <w:r w:rsidRPr="26C6FA18" w:rsidDel="26C6FA18">
          <w:rPr>
            <w:rFonts w:ascii="Times New Roman" w:eastAsia="Times New Roman" w:hAnsi="Times New Roman" w:cs="Times New Roman"/>
          </w:rPr>
          <w:delText xml:space="preserve">beyond 3 months </w:delText>
        </w:r>
      </w:del>
    </w:p>
    <w:p w14:paraId="41280CA6" w14:textId="3316DBDE" w:rsidR="003167B4" w:rsidRDefault="00000000" w:rsidP="3C2C1DB4">
      <w:pPr>
        <w:pStyle w:val="ListParagraph"/>
        <w:numPr>
          <w:ilvl w:val="0"/>
          <w:numId w:val="4"/>
        </w:numPr>
        <w:spacing w:after="0"/>
        <w:rPr>
          <w:del w:id="75" w:author="Riera Arnau, J. (Judit)" w:date="2026-09-15T13:57:00Z" w16du:dateUtc="2026-09-15T13:57:29Z"/>
          <w:rFonts w:ascii="Times New Roman" w:eastAsia="Times New Roman" w:hAnsi="Times New Roman" w:cs="Times New Roman"/>
        </w:rPr>
      </w:pPr>
      <w:del w:id="76" w:author="Riera Arnau, J. (Judit)" w:date="2026-09-15T13:57:00Z" w16du:dateUtc="2026-09-15T13:57:29Z">
        <w:r w:rsidRPr="2183A935" w:rsidDel="7AB16207">
          <w:rPr>
            <w:rFonts w:ascii="Times New Roman" w:eastAsia="Times New Roman" w:hAnsi="Times New Roman" w:cs="Times New Roman"/>
          </w:rPr>
          <w:delText xml:space="preserve">Code patterns that include concurrent acute CNS infection (e.g., viral meningitis, HIV encephalopathy) </w:delText>
        </w:r>
      </w:del>
    </w:p>
    <w:p w14:paraId="2C8676BE" w14:textId="2F0C01D4" w:rsidR="003167B4" w:rsidRDefault="00000000" w:rsidP="3C2C1DB4">
      <w:pPr>
        <w:pStyle w:val="ListParagraph"/>
        <w:numPr>
          <w:ilvl w:val="0"/>
          <w:numId w:val="4"/>
        </w:numPr>
        <w:spacing w:after="0"/>
        <w:rPr>
          <w:del w:id="77" w:author="Riera Arnau, J. (Judit)" w:date="2026-09-15T13:56:00Z" w16du:dateUtc="2026-09-15T13:56:25Z"/>
          <w:rFonts w:ascii="Times New Roman" w:eastAsia="Times New Roman" w:hAnsi="Times New Roman" w:cs="Times New Roman"/>
        </w:rPr>
      </w:pPr>
      <w:del w:id="78" w:author="Riera Arnau, J. (Judit)" w:date="2026-09-15T13:56:00Z" w16du:dateUtc="2026-09-15T13:56:25Z">
        <w:r w:rsidRPr="2183A935" w:rsidDel="0E625497">
          <w:rPr>
            <w:rFonts w:ascii="Times New Roman" w:eastAsia="Times New Roman" w:hAnsi="Times New Roman" w:cs="Times New Roman"/>
          </w:rPr>
          <w:delText xml:space="preserve">Brain imaging codes inconsistent with demyelination or suggestive of malignancy </w:delText>
        </w:r>
      </w:del>
    </w:p>
    <w:p w14:paraId="551EB228" w14:textId="2C1ED327" w:rsidR="003167B4" w:rsidRDefault="00000000" w:rsidP="4D8CABCE">
      <w:pPr>
        <w:pStyle w:val="ListParagraph"/>
        <w:numPr>
          <w:ilvl w:val="0"/>
          <w:numId w:val="4"/>
        </w:numPr>
        <w:spacing w:after="0"/>
        <w:rPr>
          <w:del w:id="79" w:author="Riera Arnau, J. (Judit)" w:date="2026-09-16T06:59:00Z" w16du:dateUtc="2026-09-16T06:59:00Z"/>
          <w:rFonts w:ascii="Times New Roman" w:eastAsia="Times New Roman" w:hAnsi="Times New Roman" w:cs="Times New Roman"/>
        </w:rPr>
      </w:pPr>
      <w:del w:id="80" w:author="Riera Arnau, J. (Judit)" w:date="2026-09-16T06:59:00Z" w16du:dateUtc="2026-09-16T06:59:00Z">
        <w:r w:rsidRPr="26C6FA18" w:rsidDel="2205058F">
          <w:rPr>
            <w:rFonts w:ascii="Times New Roman" w:eastAsia="Times New Roman" w:hAnsi="Times New Roman" w:cs="Times New Roman"/>
          </w:rPr>
          <w:delText xml:space="preserve">demyelinating disorders listed in exclusion </w:delText>
        </w:r>
        <w:r w:rsidRPr="26C6FA18" w:rsidDel="21D7CDAB">
          <w:rPr>
            <w:rFonts w:ascii="Times New Roman" w:eastAsia="Times New Roman" w:hAnsi="Times New Roman" w:cs="Times New Roman"/>
          </w:rPr>
          <w:delText>criteria</w:delText>
        </w:r>
      </w:del>
    </w:p>
    <w:p w14:paraId="5E5787A5" w14:textId="18BAE96A" w:rsidR="003167B4" w:rsidRDefault="00000000" w:rsidP="4D8CABCE">
      <w:pPr>
        <w:pStyle w:val="ListParagraph"/>
        <w:numPr>
          <w:ilvl w:val="0"/>
          <w:numId w:val="4"/>
        </w:numPr>
        <w:spacing w:after="0"/>
        <w:rPr>
          <w:del w:id="81" w:author="Riera Arnau, J. (Judit)" w:date="2026-09-15T13:57:00Z" w16du:dateUtc="2026-09-15T13:57:14Z"/>
          <w:rFonts w:ascii="Times New Roman" w:eastAsia="Times New Roman" w:hAnsi="Times New Roman" w:cs="Times New Roman"/>
        </w:rPr>
      </w:pPr>
      <w:del w:id="82" w:author="Riera Arnau, J. (Judit)" w:date="2026-09-15T13:57:00Z" w16du:dateUtc="2026-09-15T13:57:14Z">
        <w:r w:rsidRPr="26C6FA18" w:rsidDel="26C6FA18">
          <w:rPr>
            <w:rFonts w:ascii="Times New Roman" w:eastAsia="Times New Roman" w:hAnsi="Times New Roman" w:cs="Times New Roman"/>
          </w:rPr>
          <w:delText>Alternative diagnosis for illness (cancer, vascular disorder, toxic or metabolic process, infectious process)</w:delText>
        </w:r>
      </w:del>
    </w:p>
    <w:p w14:paraId="79981944" w14:textId="076FCCA1" w:rsidR="21D7CDAB" w:rsidRDefault="21D7CDAB" w:rsidP="2CF939DE">
      <w:pPr>
        <w:pStyle w:val="ListParagraph"/>
        <w:numPr>
          <w:ilvl w:val="0"/>
          <w:numId w:val="4"/>
        </w:numPr>
        <w:spacing w:after="0"/>
        <w:rPr>
          <w:del w:id="83" w:author="Riera Arnau, J. (Judit)" w:date="2026-09-16T07:00:00Z" w16du:dateUtc="2026-09-16T07:00:21Z"/>
        </w:rPr>
      </w:pPr>
      <w:del w:id="84" w:author="Riera Arnau, J. (Judit)" w:date="2026-09-16T07:00:00Z" w16du:dateUtc="2026-09-16T07:00:21Z">
        <w:r w:rsidRPr="26C6FA18" w:rsidDel="2FA0A1D4">
          <w:delText>There is evidence for an acute concurrent infectious process</w:delText>
        </w:r>
      </w:del>
    </w:p>
    <w:p w14:paraId="5B9E1EA9" w14:textId="1DBAB6DE" w:rsidR="2183A935" w:rsidRDefault="2183A935" w:rsidP="2183A935">
      <w:pPr>
        <w:spacing w:after="0"/>
        <w:rPr>
          <w:ins w:id="85" w:author="Riera Arnau, J. (Judit)" w:date="2026-09-15T09:49:00Z" w16du:dateUtc="2026-09-15T09:49:20Z"/>
        </w:rPr>
      </w:pPr>
    </w:p>
    <w:p w14:paraId="639CBA0B" w14:textId="495F7851" w:rsidR="45BB0051" w:rsidRDefault="45BB0051" w:rsidP="2183A935">
      <w:pPr>
        <w:spacing w:after="0"/>
        <w:rPr>
          <w:ins w:id="86" w:author="Riera Arnau, J. (Judit)" w:date="2026-09-15T09:49:00Z" w16du:dateUtc="2026-09-15T09:49:23Z"/>
        </w:rPr>
      </w:pPr>
      <w:ins w:id="87" w:author="Riera Arnau, J. (Judit)" w:date="2026-09-15T09:49:00Z" w16du:dateUtc="2026-09-15T09:49:23Z">
        <w:r w:rsidRPr="26C6FA18">
          <w:rPr>
            <w:b/>
            <w:bCs/>
            <w:rPrChange w:id="88" w:author="Riera Arnau, J. (Judit)" w:date="2026-09-15T09:49:00Z" w16du:dateUtc="2026-09-15T09:49:27Z">
              <w:rPr/>
            </w:rPrChange>
          </w:rPr>
          <w:t>Ambiguity</w:t>
        </w:r>
        <w:r w:rsidRPr="26C6FA18">
          <w:t>:</w:t>
        </w:r>
      </w:ins>
    </w:p>
    <w:p w14:paraId="7B3D311D" w14:textId="4E0A3C54" w:rsidR="5DC8D964" w:rsidRDefault="5DC8D964">
      <w:pPr>
        <w:pStyle w:val="ListParagraph"/>
        <w:numPr>
          <w:ilvl w:val="0"/>
          <w:numId w:val="1"/>
        </w:numPr>
        <w:spacing w:after="0"/>
        <w:rPr>
          <w:ins w:id="89" w:author="Riera Arnau, J. (Judit)" w:date="2026-09-16T06:59:00Z" w16du:dateUtc="2026-09-16T06:59:06Z"/>
        </w:rPr>
        <w:pPrChange w:id="90" w:author="Riera Arnau, J. (Judit)" w:date="2026-09-16T06:59:00Z">
          <w:pPr/>
        </w:pPrChange>
      </w:pPr>
      <w:ins w:id="91" w:author="Riera Arnau, J. (Judit)" w:date="2026-09-16T06:59:00Z" w16du:dateUtc="2026-09-16T06:59:59Z">
        <w:r w:rsidRPr="26C6FA18">
          <w:t xml:space="preserve">It is important to note that we want to include acute demyelinating processes affecting the CNS, regardless of its </w:t>
        </w:r>
      </w:ins>
      <w:ins w:id="92" w:author="Riera Arnau, J. (Judit)" w:date="2026-09-16T07:00:00Z" w16du:dateUtc="2026-09-16T07:00:59Z">
        <w:r w:rsidRPr="26C6FA18">
          <w:t>aetiology. Th</w:t>
        </w:r>
        <w:r w:rsidR="09843FE0" w:rsidRPr="26C6FA18">
          <w:t>erefore, codes referring to this entity and detaili</w:t>
        </w:r>
      </w:ins>
      <w:ins w:id="93" w:author="Riera Arnau, J. (Judit)" w:date="2026-09-16T07:01:00Z" w16du:dateUtc="2026-09-16T07:01:54Z">
        <w:r w:rsidR="09843FE0" w:rsidRPr="26C6FA18">
          <w:t>ng a specific aetiology, can be considered as part of the na</w:t>
        </w:r>
        <w:r w:rsidR="14984C55" w:rsidRPr="26C6FA18">
          <w:t xml:space="preserve">rrow definition; however, codes not explicitly reflecting acuteness should </w:t>
        </w:r>
      </w:ins>
      <w:ins w:id="94" w:author="Riera Arnau, J. (Judit)" w:date="2026-09-16T07:02:00Z" w16du:dateUtc="2026-09-16T07:02:14Z">
        <w:r w:rsidR="14984C55" w:rsidRPr="26C6FA18">
          <w:t>be considered a</w:t>
        </w:r>
        <w:r w:rsidR="2187049B" w:rsidRPr="26C6FA18">
          <w:t>s possible</w:t>
        </w:r>
      </w:ins>
      <w:ins w:id="95" w:author="Riera Arnau, J. (Judit)" w:date="2026-09-16T07:26:00Z" w16du:dateUtc="2026-09-16T07:26:28Z">
        <w:r w:rsidR="105D6E43" w:rsidRPr="26C6FA18">
          <w:t xml:space="preserve"> (</w:t>
        </w:r>
        <w:r w:rsidR="3F191DDD" w:rsidRPr="26C6FA18">
          <w:t>n</w:t>
        </w:r>
      </w:ins>
      <w:ins w:id="96" w:author="Riera Arnau, J. (Judit)" w:date="2026-09-16T07:25:00Z" w16du:dateUtc="2026-09-16T07:25:59Z">
        <w:r w:rsidR="54B3D61B" w:rsidRPr="26C6FA18">
          <w:t xml:space="preserve">oninfectious </w:t>
        </w:r>
      </w:ins>
      <w:ins w:id="97" w:author="Riera Arnau, J. (Judit)" w:date="2026-09-16T07:26:00Z" w16du:dateUtc="2026-09-16T07:26:24Z">
        <w:r w:rsidR="54B3D61B" w:rsidRPr="26C6FA18">
          <w:t>ADEM codes belong to the narrow definition</w:t>
        </w:r>
        <w:r w:rsidR="5D259102" w:rsidRPr="26C6FA18">
          <w:t>).</w:t>
        </w:r>
      </w:ins>
    </w:p>
    <w:p w14:paraId="2178C347" w14:textId="6F59AC8B" w:rsidR="2183A935" w:rsidRDefault="357C406F">
      <w:pPr>
        <w:pStyle w:val="ListParagraph"/>
        <w:numPr>
          <w:ilvl w:val="0"/>
          <w:numId w:val="1"/>
        </w:numPr>
        <w:spacing w:after="0"/>
        <w:rPr>
          <w:ins w:id="98" w:author="Riera Arnau, J. (Judit)" w:date="2026-09-16T07:06:00Z" w16du:dateUtc="2026-09-16T07:06:41Z"/>
        </w:rPr>
        <w:pPrChange w:id="99" w:author="Riera Arnau, J. (Judit)" w:date="2026-09-15T14:03:00Z">
          <w:pPr/>
        </w:pPrChange>
      </w:pPr>
      <w:ins w:id="100" w:author="Riera Arnau, J. (Judit)" w:date="2026-09-15T13:58:00Z" w16du:dateUtc="2026-09-15T13:58:07Z">
        <w:r w:rsidRPr="26C6FA18">
          <w:t>Encephalit</w:t>
        </w:r>
      </w:ins>
      <w:ins w:id="101" w:author="Riera Arnau, J. (Judit)" w:date="2026-09-15T14:03:00Z" w16du:dateUtc="2026-09-15T14:03:55Z">
        <w:r w:rsidR="5FBDC2EE" w:rsidRPr="26C6FA18">
          <w:t xml:space="preserve">is or myelitis alone should not belong to the </w:t>
        </w:r>
      </w:ins>
      <w:ins w:id="102" w:author="Riera Arnau, J. (Judit)" w:date="2026-09-15T14:04:00Z" w16du:dateUtc="2026-09-15T14:04:10Z">
        <w:r w:rsidR="5FBDC2EE" w:rsidRPr="26C6FA18">
          <w:t>narrow definition of ADEM but cannot be ruled out.</w:t>
        </w:r>
      </w:ins>
    </w:p>
    <w:p w14:paraId="5723C581" w14:textId="7AC874DA" w:rsidR="2183A935" w:rsidRDefault="1A5AF0ED">
      <w:pPr>
        <w:pStyle w:val="ListParagraph"/>
        <w:numPr>
          <w:ilvl w:val="0"/>
          <w:numId w:val="1"/>
        </w:numPr>
        <w:spacing w:after="0"/>
        <w:rPr>
          <w:ins w:id="103" w:author="Riera Arnau, J. (Judit)" w:date="2026-09-16T07:23:00Z" w16du:dateUtc="2026-09-16T07:23:57Z"/>
          <w:rFonts w:ascii="Times New Roman" w:eastAsia="Times New Roman" w:hAnsi="Times New Roman" w:cs="Times New Roman"/>
        </w:rPr>
        <w:pPrChange w:id="104" w:author="Riera Arnau, J. (Judit)" w:date="2026-09-16T07:06:00Z">
          <w:pPr/>
        </w:pPrChange>
      </w:pPr>
      <w:ins w:id="105" w:author="Riera Arnau, J. (Judit)" w:date="2026-09-16T07:06:00Z" w16du:dateUtc="2026-09-16T07:06:41Z">
        <w:r w:rsidRPr="26C6FA18">
          <w:rPr>
            <w:rFonts w:ascii="Times New Roman" w:eastAsia="Times New Roman" w:hAnsi="Times New Roman" w:cs="Times New Roman"/>
          </w:rPr>
          <w:t>There exist other acute demyeli</w:t>
        </w:r>
      </w:ins>
      <w:ins w:id="106" w:author="Riera Arnau, J. (Judit)" w:date="2026-09-16T07:07:00Z" w16du:dateUtc="2026-09-16T07:07:59Z">
        <w:r w:rsidRPr="26C6FA18">
          <w:rPr>
            <w:rFonts w:ascii="Times New Roman" w:eastAsia="Times New Roman" w:hAnsi="Times New Roman" w:cs="Times New Roman"/>
          </w:rPr>
          <w:t>nating syndromes than ADEM. If a code refers to a</w:t>
        </w:r>
        <w:r w:rsidR="5D50A1B5" w:rsidRPr="26C6FA18">
          <w:rPr>
            <w:rFonts w:ascii="Times New Roman" w:eastAsia="Times New Roman" w:hAnsi="Times New Roman" w:cs="Times New Roman"/>
          </w:rPr>
          <w:t>n unspecified a</w:t>
        </w:r>
      </w:ins>
      <w:ins w:id="107" w:author="Riera Arnau, J. (Judit)" w:date="2026-09-16T07:08:00Z" w16du:dateUtc="2026-09-16T07:08:57Z">
        <w:r w:rsidR="5D50A1B5" w:rsidRPr="26C6FA18">
          <w:rPr>
            <w:rFonts w:ascii="Times New Roman" w:eastAsia="Times New Roman" w:hAnsi="Times New Roman" w:cs="Times New Roman"/>
          </w:rPr>
          <w:t>cute demyelinating syndrome, ADEM cannot be confirmed or ruled out (should not be narrow or excluded) and should be tagged as possible</w:t>
        </w:r>
        <w:r w:rsidR="7554205D" w:rsidRPr="26C6FA18">
          <w:rPr>
            <w:rFonts w:ascii="Times New Roman" w:eastAsia="Times New Roman" w:hAnsi="Times New Roman" w:cs="Times New Roman"/>
          </w:rPr>
          <w:t>.</w:t>
        </w:r>
      </w:ins>
    </w:p>
    <w:p w14:paraId="5ED6DE9B" w14:textId="5A8CB992" w:rsidR="059D7F00" w:rsidRDefault="059D7F00">
      <w:pPr>
        <w:pStyle w:val="ListParagraph"/>
        <w:numPr>
          <w:ilvl w:val="0"/>
          <w:numId w:val="1"/>
        </w:numPr>
        <w:spacing w:after="0"/>
        <w:rPr>
          <w:ins w:id="108" w:author="Riera Arnau, J. (Judit)" w:date="2026-09-15T13:56:00Z" w16du:dateUtc="2026-09-15T13:56:18Z"/>
          <w:rFonts w:ascii="Times New Roman" w:eastAsia="Times New Roman" w:hAnsi="Times New Roman" w:cs="Times New Roman"/>
        </w:rPr>
        <w:pPrChange w:id="109" w:author="Riera Arnau, J. (Judit)" w:date="2026-09-16T07:23:00Z">
          <w:pPr/>
        </w:pPrChange>
      </w:pPr>
      <w:ins w:id="110" w:author="Riera Arnau, J. (Judit)" w:date="2026-09-16T07:23:00Z" w16du:dateUtc="2026-09-16T07:23:57Z">
        <w:r w:rsidRPr="26C6FA18">
          <w:rPr>
            <w:rFonts w:ascii="Times New Roman" w:eastAsia="Times New Roman" w:hAnsi="Times New Roman" w:cs="Times New Roman"/>
          </w:rPr>
          <w:t>Encephalopathy</w:t>
        </w:r>
      </w:ins>
    </w:p>
    <w:p w14:paraId="1E2D01C7" w14:textId="657CB506" w:rsidR="2183A935" w:rsidRDefault="2183A935" w:rsidP="2183A935">
      <w:pPr>
        <w:spacing w:after="0"/>
        <w:rPr>
          <w:ins w:id="111" w:author="Riera Arnau, J. (Judit)" w:date="2026-09-15T09:49:00Z" w16du:dateUtc="2026-09-15T09:49:19Z"/>
        </w:rPr>
      </w:pPr>
    </w:p>
    <w:p w14:paraId="7C6EBBBF" w14:textId="1FF752D0" w:rsidR="2183A935" w:rsidRDefault="2183A935" w:rsidP="2183A935">
      <w:pPr>
        <w:spacing w:after="0"/>
      </w:pPr>
    </w:p>
    <w:p w14:paraId="2DA9CB04" w14:textId="54539E1F" w:rsidR="10C8B1DC" w:rsidRDefault="10C8B1DC" w:rsidP="2CF939DE">
      <w:pPr>
        <w:spacing w:after="0"/>
        <w:rPr>
          <w:b/>
          <w:bCs/>
        </w:rPr>
      </w:pPr>
      <w:r w:rsidRPr="2CF939DE">
        <w:rPr>
          <w:b/>
          <w:bCs/>
        </w:rPr>
        <w:t>References</w:t>
      </w:r>
    </w:p>
    <w:p w14:paraId="1B62FB35" w14:textId="0F470F84" w:rsidR="2CF939DE" w:rsidRPr="00A6152D" w:rsidRDefault="7FC5F018" w:rsidP="2CF939DE">
      <w:pPr>
        <w:pStyle w:val="ListParagraph"/>
        <w:numPr>
          <w:ilvl w:val="0"/>
          <w:numId w:val="3"/>
        </w:numPr>
        <w:spacing w:after="0"/>
      </w:pPr>
      <w:r w:rsidRPr="2CF939DE">
        <w:t xml:space="preserve">Sejvar JJ, Kohl KS, Bilynsky R, Blumberg D, Cvetkovich T, Galama J, et al. Encephalitis, myelitis, and acute disseminated encephalomyelitis (ADEM): case definitions and guidelines for collection, analysis, and presentation of immunization safety data. Vaccine. 2007;25(31):5771-92. </w:t>
      </w:r>
      <w:r w:rsidR="00A6152D" w:rsidRPr="2CF939DE">
        <w:t>doi: 10.1016/j.vaccine</w:t>
      </w:r>
      <w:r w:rsidRPr="2CF939DE">
        <w:t>.2007.04.060.</w:t>
      </w:r>
    </w:p>
    <w:sectPr w:rsidR="2CF939DE" w:rsidRPr="00A615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23BAD"/>
    <w:multiLevelType w:val="hybridMultilevel"/>
    <w:tmpl w:val="09BA8CAA"/>
    <w:lvl w:ilvl="0" w:tplc="EAB6C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E6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A4F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46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1C5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85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B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A8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AF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AE3B"/>
    <w:multiLevelType w:val="hybridMultilevel"/>
    <w:tmpl w:val="A7F60F38"/>
    <w:lvl w:ilvl="0" w:tplc="4A32D8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C41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02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01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2F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42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A8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963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EB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2B06A"/>
    <w:multiLevelType w:val="hybridMultilevel"/>
    <w:tmpl w:val="1D0C977E"/>
    <w:lvl w:ilvl="0" w:tplc="58DAF8D2">
      <w:start w:val="1"/>
      <w:numFmt w:val="decimal"/>
      <w:lvlText w:val="%1-"/>
      <w:lvlJc w:val="left"/>
      <w:pPr>
        <w:ind w:left="720" w:hanging="360"/>
      </w:pPr>
    </w:lvl>
    <w:lvl w:ilvl="1" w:tplc="4BA0C392">
      <w:start w:val="1"/>
      <w:numFmt w:val="lowerLetter"/>
      <w:lvlText w:val="%2."/>
      <w:lvlJc w:val="left"/>
      <w:pPr>
        <w:ind w:left="1440" w:hanging="360"/>
      </w:pPr>
    </w:lvl>
    <w:lvl w:ilvl="2" w:tplc="683E7090">
      <w:start w:val="1"/>
      <w:numFmt w:val="lowerRoman"/>
      <w:lvlText w:val="%3."/>
      <w:lvlJc w:val="right"/>
      <w:pPr>
        <w:ind w:left="2160" w:hanging="180"/>
      </w:pPr>
    </w:lvl>
    <w:lvl w:ilvl="3" w:tplc="DAF6B116">
      <w:start w:val="1"/>
      <w:numFmt w:val="decimal"/>
      <w:lvlText w:val="%4."/>
      <w:lvlJc w:val="left"/>
      <w:pPr>
        <w:ind w:left="2880" w:hanging="360"/>
      </w:pPr>
    </w:lvl>
    <w:lvl w:ilvl="4" w:tplc="2C7041F8">
      <w:start w:val="1"/>
      <w:numFmt w:val="lowerLetter"/>
      <w:lvlText w:val="%5."/>
      <w:lvlJc w:val="left"/>
      <w:pPr>
        <w:ind w:left="3600" w:hanging="360"/>
      </w:pPr>
    </w:lvl>
    <w:lvl w:ilvl="5" w:tplc="15B64E8C">
      <w:start w:val="1"/>
      <w:numFmt w:val="lowerRoman"/>
      <w:lvlText w:val="%6."/>
      <w:lvlJc w:val="right"/>
      <w:pPr>
        <w:ind w:left="4320" w:hanging="180"/>
      </w:pPr>
    </w:lvl>
    <w:lvl w:ilvl="6" w:tplc="B3707CEA">
      <w:start w:val="1"/>
      <w:numFmt w:val="decimal"/>
      <w:lvlText w:val="%7."/>
      <w:lvlJc w:val="left"/>
      <w:pPr>
        <w:ind w:left="5040" w:hanging="360"/>
      </w:pPr>
    </w:lvl>
    <w:lvl w:ilvl="7" w:tplc="93AEEE58">
      <w:start w:val="1"/>
      <w:numFmt w:val="lowerLetter"/>
      <w:lvlText w:val="%8."/>
      <w:lvlJc w:val="left"/>
      <w:pPr>
        <w:ind w:left="5760" w:hanging="360"/>
      </w:pPr>
    </w:lvl>
    <w:lvl w:ilvl="8" w:tplc="580C37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1306F"/>
    <w:multiLevelType w:val="hybridMultilevel"/>
    <w:tmpl w:val="7C74E960"/>
    <w:lvl w:ilvl="0" w:tplc="9F9EE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E2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08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83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EE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022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BA1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09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A03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ECA6A"/>
    <w:multiLevelType w:val="hybridMultilevel"/>
    <w:tmpl w:val="9026975A"/>
    <w:lvl w:ilvl="0" w:tplc="BC42A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26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281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6A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63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2E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06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E9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40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A0AEB"/>
    <w:multiLevelType w:val="hybridMultilevel"/>
    <w:tmpl w:val="57B888EE"/>
    <w:lvl w:ilvl="0" w:tplc="B6CAD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60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849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64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4B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EF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E9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0A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C3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BCCE3"/>
    <w:multiLevelType w:val="hybridMultilevel"/>
    <w:tmpl w:val="1868982E"/>
    <w:lvl w:ilvl="0" w:tplc="B238C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4E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64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0A7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020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327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A2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6D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87C52"/>
    <w:multiLevelType w:val="hybridMultilevel"/>
    <w:tmpl w:val="3B105F62"/>
    <w:lvl w:ilvl="0" w:tplc="C80AB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AA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67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6A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7A7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EC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AC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84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F08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91806">
    <w:abstractNumId w:val="7"/>
  </w:num>
  <w:num w:numId="2" w16cid:durableId="1420639763">
    <w:abstractNumId w:val="1"/>
  </w:num>
  <w:num w:numId="3" w16cid:durableId="2114087518">
    <w:abstractNumId w:val="2"/>
  </w:num>
  <w:num w:numId="4" w16cid:durableId="975988183">
    <w:abstractNumId w:val="4"/>
  </w:num>
  <w:num w:numId="5" w16cid:durableId="936210052">
    <w:abstractNumId w:val="3"/>
  </w:num>
  <w:num w:numId="6" w16cid:durableId="1560705651">
    <w:abstractNumId w:val="6"/>
  </w:num>
  <w:num w:numId="7" w16cid:durableId="951786489">
    <w:abstractNumId w:val="0"/>
  </w:num>
  <w:num w:numId="8" w16cid:durableId="146022136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iera Arnau, J. (Judit)">
    <w15:presenceInfo w15:providerId="AD" w15:userId="S::j.rieraarnau_umcutrecht.nl#ext#@vac4eu.onmicrosoft.com::923e803c-7c11-4c8d-ae65-93b373799884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49038D"/>
    <w:rsid w:val="0005C274"/>
    <w:rsid w:val="003167B4"/>
    <w:rsid w:val="005E5551"/>
    <w:rsid w:val="006CC7EA"/>
    <w:rsid w:val="008C3E7A"/>
    <w:rsid w:val="00A6152D"/>
    <w:rsid w:val="0309AE7E"/>
    <w:rsid w:val="042DCD3C"/>
    <w:rsid w:val="059D7F00"/>
    <w:rsid w:val="069243F3"/>
    <w:rsid w:val="07EA952F"/>
    <w:rsid w:val="088BA253"/>
    <w:rsid w:val="09843FE0"/>
    <w:rsid w:val="09D2488E"/>
    <w:rsid w:val="0AE5FE79"/>
    <w:rsid w:val="0AE99354"/>
    <w:rsid w:val="0B59EC32"/>
    <w:rsid w:val="0C5F9DFE"/>
    <w:rsid w:val="0E625497"/>
    <w:rsid w:val="0FA3AC00"/>
    <w:rsid w:val="0FD9741A"/>
    <w:rsid w:val="105D6E43"/>
    <w:rsid w:val="107E1B65"/>
    <w:rsid w:val="10C8B1DC"/>
    <w:rsid w:val="11242230"/>
    <w:rsid w:val="14984C55"/>
    <w:rsid w:val="14E5FB60"/>
    <w:rsid w:val="16AF1E01"/>
    <w:rsid w:val="1720E45E"/>
    <w:rsid w:val="17EF0B11"/>
    <w:rsid w:val="19305A98"/>
    <w:rsid w:val="1994B89C"/>
    <w:rsid w:val="1A49038D"/>
    <w:rsid w:val="1A5AF0ED"/>
    <w:rsid w:val="1BC67587"/>
    <w:rsid w:val="1CAD57E4"/>
    <w:rsid w:val="1D4B009A"/>
    <w:rsid w:val="1F34BE90"/>
    <w:rsid w:val="20491BE3"/>
    <w:rsid w:val="207BEC5A"/>
    <w:rsid w:val="2183A935"/>
    <w:rsid w:val="2187049B"/>
    <w:rsid w:val="21B19D32"/>
    <w:rsid w:val="21D7CDAB"/>
    <w:rsid w:val="2205058F"/>
    <w:rsid w:val="2258E856"/>
    <w:rsid w:val="22DD03A8"/>
    <w:rsid w:val="23DEC1FD"/>
    <w:rsid w:val="249D6B18"/>
    <w:rsid w:val="257D1E34"/>
    <w:rsid w:val="260D878F"/>
    <w:rsid w:val="26C6FA18"/>
    <w:rsid w:val="275D387E"/>
    <w:rsid w:val="2767EF51"/>
    <w:rsid w:val="2781251F"/>
    <w:rsid w:val="280CDD7B"/>
    <w:rsid w:val="28C743B8"/>
    <w:rsid w:val="292C0A45"/>
    <w:rsid w:val="2A10D9FB"/>
    <w:rsid w:val="2AA00012"/>
    <w:rsid w:val="2C1EA17F"/>
    <w:rsid w:val="2C33C9E3"/>
    <w:rsid w:val="2C757F29"/>
    <w:rsid w:val="2CF939DE"/>
    <w:rsid w:val="2E1828BC"/>
    <w:rsid w:val="2E23D1E8"/>
    <w:rsid w:val="2E82B3FB"/>
    <w:rsid w:val="2ED00D5A"/>
    <w:rsid w:val="2FA0A1D4"/>
    <w:rsid w:val="3010A06A"/>
    <w:rsid w:val="31CBD55B"/>
    <w:rsid w:val="32A5DEAE"/>
    <w:rsid w:val="33DD113B"/>
    <w:rsid w:val="341A8CFE"/>
    <w:rsid w:val="357C406F"/>
    <w:rsid w:val="3590A3E5"/>
    <w:rsid w:val="3632786A"/>
    <w:rsid w:val="36E0E99D"/>
    <w:rsid w:val="3745D29D"/>
    <w:rsid w:val="39C263B0"/>
    <w:rsid w:val="3B87623D"/>
    <w:rsid w:val="3BE601A5"/>
    <w:rsid w:val="3C2C1DB4"/>
    <w:rsid w:val="3C512BA3"/>
    <w:rsid w:val="3DE122E8"/>
    <w:rsid w:val="3EA7C6E6"/>
    <w:rsid w:val="3EDA631B"/>
    <w:rsid w:val="3F191DDD"/>
    <w:rsid w:val="3F9D8F75"/>
    <w:rsid w:val="401D82DA"/>
    <w:rsid w:val="411C8054"/>
    <w:rsid w:val="427CBD06"/>
    <w:rsid w:val="42907A12"/>
    <w:rsid w:val="42F331CC"/>
    <w:rsid w:val="43DFB9EF"/>
    <w:rsid w:val="448D83E6"/>
    <w:rsid w:val="4541C7E4"/>
    <w:rsid w:val="45BB0051"/>
    <w:rsid w:val="45DE166B"/>
    <w:rsid w:val="45EDF3EF"/>
    <w:rsid w:val="45F6AF01"/>
    <w:rsid w:val="4657E7A0"/>
    <w:rsid w:val="4767B190"/>
    <w:rsid w:val="47FFE382"/>
    <w:rsid w:val="4A31C63B"/>
    <w:rsid w:val="4ABBD264"/>
    <w:rsid w:val="4B06B89C"/>
    <w:rsid w:val="4C762154"/>
    <w:rsid w:val="4D0DAA78"/>
    <w:rsid w:val="4D8CABCE"/>
    <w:rsid w:val="4E474164"/>
    <w:rsid w:val="4F078D1E"/>
    <w:rsid w:val="50FC70BD"/>
    <w:rsid w:val="5110B995"/>
    <w:rsid w:val="53077E8B"/>
    <w:rsid w:val="53FADB07"/>
    <w:rsid w:val="54453651"/>
    <w:rsid w:val="54B3D61B"/>
    <w:rsid w:val="54BAB610"/>
    <w:rsid w:val="551D71F6"/>
    <w:rsid w:val="569CE9B9"/>
    <w:rsid w:val="56BC5BF5"/>
    <w:rsid w:val="575F91F8"/>
    <w:rsid w:val="5809FE38"/>
    <w:rsid w:val="596612EA"/>
    <w:rsid w:val="59CEBAD3"/>
    <w:rsid w:val="5B2DF67E"/>
    <w:rsid w:val="5BE86EB3"/>
    <w:rsid w:val="5C4E21A7"/>
    <w:rsid w:val="5C993572"/>
    <w:rsid w:val="5D259102"/>
    <w:rsid w:val="5D50A1B5"/>
    <w:rsid w:val="5DC8D964"/>
    <w:rsid w:val="5E2DB85B"/>
    <w:rsid w:val="5EB1FB0B"/>
    <w:rsid w:val="5F44D7A3"/>
    <w:rsid w:val="5FBDC2EE"/>
    <w:rsid w:val="61258CBC"/>
    <w:rsid w:val="61334C4D"/>
    <w:rsid w:val="61DA740C"/>
    <w:rsid w:val="624CEA24"/>
    <w:rsid w:val="625FC04D"/>
    <w:rsid w:val="627BCFA9"/>
    <w:rsid w:val="62FD63F5"/>
    <w:rsid w:val="640DCAD1"/>
    <w:rsid w:val="64CCA137"/>
    <w:rsid w:val="65F9DB6F"/>
    <w:rsid w:val="66546298"/>
    <w:rsid w:val="6816060D"/>
    <w:rsid w:val="6AF486DB"/>
    <w:rsid w:val="6B2E5323"/>
    <w:rsid w:val="6D748631"/>
    <w:rsid w:val="6DF10E72"/>
    <w:rsid w:val="6DF8AB85"/>
    <w:rsid w:val="6F3F19F8"/>
    <w:rsid w:val="6F96E78A"/>
    <w:rsid w:val="7119ABBA"/>
    <w:rsid w:val="723CEB60"/>
    <w:rsid w:val="72478283"/>
    <w:rsid w:val="73886CF6"/>
    <w:rsid w:val="754C56BB"/>
    <w:rsid w:val="7554205D"/>
    <w:rsid w:val="75CFF226"/>
    <w:rsid w:val="7656D7E2"/>
    <w:rsid w:val="76AFFD44"/>
    <w:rsid w:val="79B73451"/>
    <w:rsid w:val="79E661C7"/>
    <w:rsid w:val="7AB16207"/>
    <w:rsid w:val="7BCC2073"/>
    <w:rsid w:val="7BD68135"/>
    <w:rsid w:val="7BEAEA41"/>
    <w:rsid w:val="7C3170E4"/>
    <w:rsid w:val="7C332EA8"/>
    <w:rsid w:val="7C973AFA"/>
    <w:rsid w:val="7D912A6D"/>
    <w:rsid w:val="7F070136"/>
    <w:rsid w:val="7FC5F018"/>
    <w:rsid w:val="7FF6E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E7F87"/>
  <w15:chartTrackingRefBased/>
  <w15:docId w15:val="{48299F1A-AA61-4354-B0BD-8F5510C9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C2C1DB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0F8745D3A2C4D8B8EBFBBC7CC06E5" ma:contentTypeVersion="18" ma:contentTypeDescription="Create a new document." ma:contentTypeScope="" ma:versionID="7dfe1c29bc9a9649457d731625e35146">
  <xsd:schema xmlns:xsd="http://www.w3.org/2001/XMLSchema" xmlns:xs="http://www.w3.org/2001/XMLSchema" xmlns:p="http://schemas.microsoft.com/office/2006/metadata/properties" xmlns:ns2="850d622c-89d7-4d70-ab71-6e69af029e8f" xmlns:ns3="968b94a5-76d5-408b-8efb-8d6cc728ada9" targetNamespace="http://schemas.microsoft.com/office/2006/metadata/properties" ma:root="true" ma:fieldsID="d57a91be60756a6cf96dd0f6834000ff" ns2:_="" ns3:_="">
    <xsd:import namespace="850d622c-89d7-4d70-ab71-6e69af029e8f"/>
    <xsd:import namespace="968b94a5-76d5-408b-8efb-8d6cc728a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d622c-89d7-4d70-ab71-6e69af029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4e1e1c-d956-40fe-96df-033668aaac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b94a5-76d5-408b-8efb-8d6cc728a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fe4fdb-1d6d-4c7c-a4e8-3b6b9ab9c115}" ma:internalName="TaxCatchAll" ma:showField="CatchAllData" ma:web="968b94a5-76d5-408b-8efb-8d6cc728a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b94a5-76d5-408b-8efb-8d6cc728ada9" xsi:nil="true"/>
    <lcf76f155ced4ddcb4097134ff3c332f xmlns="850d622c-89d7-4d70-ab71-6e69af029e8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8E4C48-A895-4A4D-BE9C-1289A2681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0d622c-89d7-4d70-ab71-6e69af029e8f"/>
    <ds:schemaRef ds:uri="968b94a5-76d5-408b-8efb-8d6cc728a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F26F1-5A86-4547-856A-C1339D66A333}">
  <ds:schemaRefs>
    <ds:schemaRef ds:uri="http://schemas.microsoft.com/office/2006/metadata/properties"/>
    <ds:schemaRef ds:uri="http://schemas.microsoft.com/office/infopath/2007/PartnerControls"/>
    <ds:schemaRef ds:uri="968b94a5-76d5-408b-8efb-8d6cc728ada9"/>
    <ds:schemaRef ds:uri="850d622c-89d7-4d70-ab71-6e69af029e8f"/>
  </ds:schemaRefs>
</ds:datastoreItem>
</file>

<file path=customXml/itemProps3.xml><?xml version="1.0" encoding="utf-8"?>
<ds:datastoreItem xmlns:ds="http://schemas.openxmlformats.org/officeDocument/2006/customXml" ds:itemID="{EFC1DE13-D0C7-4724-9D8B-932752311B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 Mohammadi</dc:creator>
  <cp:keywords/>
  <dc:description/>
  <cp:lastModifiedBy>Kuiper, R.J.A. (Ruurd)</cp:lastModifiedBy>
  <cp:revision>8</cp:revision>
  <dcterms:created xsi:type="dcterms:W3CDTF">2026-08-12T08:36:00Z</dcterms:created>
  <dcterms:modified xsi:type="dcterms:W3CDTF">2026-10-16T09:32:00Z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0x0101002C30F8745D3A2C4D8B8EBFBBC7CC06E5</vt:lpwstr>
  </property>
  <property fmtid="{D5CDD505-2E9C-101B-9397-08002B2CF9AE}" pid="3" name="MediaServiceImageTags">
    <vt:lpwstr/>
  </property>
</Properties>
</file>